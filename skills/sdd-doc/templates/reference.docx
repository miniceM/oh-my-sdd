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E2993">
      <w:pPr>
        <w:pStyle w:val="28"/>
        <w:spacing w:line="360" w:lineRule="auto"/>
        <w:ind w:firstLine="240"/>
        <w:rPr>
          <w:rFonts w:ascii="仿宋" w:hAnsi="仿宋" w:eastAsia="仿宋"/>
        </w:rPr>
      </w:pPr>
    </w:p>
    <w:p w14:paraId="6B7DB947">
      <w:pPr>
        <w:pStyle w:val="28"/>
        <w:spacing w:line="360" w:lineRule="auto"/>
        <w:ind w:firstLine="240"/>
        <w:rPr>
          <w:rFonts w:ascii="仿宋" w:hAnsi="仿宋" w:eastAsia="仿宋"/>
        </w:rPr>
      </w:pPr>
    </w:p>
    <w:p w14:paraId="5139C091">
      <w:pPr>
        <w:pStyle w:val="28"/>
        <w:spacing w:line="360" w:lineRule="auto"/>
        <w:ind w:firstLine="240"/>
        <w:rPr>
          <w:rFonts w:ascii="仿宋" w:hAnsi="仿宋" w:eastAsia="仿宋"/>
        </w:rPr>
      </w:pPr>
    </w:p>
    <w:p w14:paraId="2F9D6A8C">
      <w:pPr>
        <w:pStyle w:val="28"/>
        <w:spacing w:line="360" w:lineRule="auto"/>
        <w:ind w:firstLine="522"/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{{project_title}}</w:t>
      </w:r>
      <w:r>
        <w:rPr>
          <w:rFonts w:ascii="黑体" w:hAnsi="黑体" w:eastAsia="黑体"/>
          <w:b/>
          <w:sz w:val="52"/>
          <w:szCs w:val="52"/>
        </w:rPr>
      </w:r>
      <w:r>
        <w:rPr>
          <w:rFonts w:hint="eastAsia" w:ascii="黑体" w:hAnsi="黑体" w:eastAsia="黑体"/>
          <w:b/>
          <w:sz w:val="52"/>
          <w:szCs w:val="52"/>
        </w:rPr>
      </w:r>
      <w:r>
        <w:rPr>
          <w:rFonts w:ascii="黑体" w:hAnsi="黑体" w:eastAsia="黑体"/>
          <w:b/>
          <w:sz w:val="52"/>
          <w:szCs w:val="52"/>
        </w:rPr>
      </w:r>
      <w:r>
        <w:rPr>
          <w:rFonts w:hint="eastAsia" w:ascii="黑体" w:hAnsi="黑体" w:eastAsia="黑体"/>
          <w:b/>
          <w:sz w:val="52"/>
          <w:szCs w:val="52"/>
        </w:rPr>
      </w:r>
    </w:p>
    <w:p w14:paraId="450D379A">
      <w:pPr>
        <w:pStyle w:val="71"/>
        <w:framePr w:w="0" w:hRule="auto" w:hSpace="0" w:vSpace="0" w:wrap="auto" w:vAnchor="margin" w:hAnchor="text" w:xAlign="left" w:yAlign="inline"/>
        <w:spacing w:line="360" w:lineRule="auto"/>
        <w:jc w:val="center"/>
        <w:rPr>
          <w:rFonts w:ascii="黑体" w:hAnsi="黑体" w:eastAsia="黑体"/>
          <w:b w:val="0"/>
          <w:sz w:val="44"/>
          <w:szCs w:val="44"/>
        </w:rPr>
      </w:pPr>
    </w:p>
    <w:p w14:paraId="271AF85F">
      <w:pPr>
        <w:pStyle w:val="71"/>
        <w:framePr w:w="0" w:hRule="auto" w:hSpace="0" w:vSpace="0" w:wrap="auto" w:vAnchor="margin" w:hAnchor="text" w:xAlign="left" w:yAlign="inline"/>
        <w:tabs>
          <w:tab w:val="center" w:pos="4153"/>
          <w:tab w:val="right" w:pos="8306"/>
        </w:tabs>
        <w:spacing w:line="360" w:lineRule="auto"/>
        <w:jc w:val="left"/>
        <w:rPr>
          <w:rFonts w:ascii="黑体" w:hAnsi="黑体" w:eastAsia="黑体"/>
          <w:b w:val="0"/>
          <w:sz w:val="44"/>
          <w:szCs w:val="44"/>
        </w:rPr>
      </w:pPr>
      <w:r>
        <w:rPr>
          <w:rFonts w:ascii="黑体" w:hAnsi="黑体" w:eastAsia="黑体"/>
          <w:b w:val="0"/>
          <w:sz w:val="44"/>
          <w:szCs w:val="44"/>
        </w:rPr>
        <w:tab/>
      </w:r>
      <w:r>
        <w:rPr>
          <w:rFonts w:hint="eastAsia" w:ascii="黑体" w:hAnsi="黑体" w:eastAsia="黑体"/>
          <w:b w:val="0"/>
          <w:sz w:val="44"/>
          <w:szCs w:val="44"/>
        </w:rPr>
        <w:t>软件需求规格说明书</w:t>
      </w:r>
      <w:r>
        <w:rPr>
          <w:rFonts w:ascii="黑体" w:hAnsi="黑体" w:eastAsia="黑体"/>
          <w:b w:val="0"/>
          <w:sz w:val="44"/>
          <w:szCs w:val="44"/>
        </w:rPr>
        <w:tab/>
      </w:r>
    </w:p>
    <w:p w14:paraId="50B71DCA">
      <w:r>
        <w:rPr>
          <w:rFonts w:hint="eastAsia"/>
        </w:rPr>
        <w:t xml:space="preserve"> </w:t>
      </w:r>
    </w:p>
    <w:p w14:paraId="1BFEC0F3">
      <w:pPr>
        <w:spacing w:line="360" w:lineRule="auto"/>
        <w:ind w:firstLine="1890" w:firstLineChars="900"/>
        <w:jc w:val="left"/>
        <w:rPr>
          <w:rFonts w:ascii="黑体" w:hAns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</w:t>
      </w:r>
      <w:r>
        <w:rPr>
          <w:rFonts w:hint="eastAsia" w:ascii="黑体" w:hAnsi="黑体" w:eastAsia="黑体"/>
          <w:b/>
          <w:sz w:val="28"/>
          <w:szCs w:val="28"/>
        </w:rPr>
        <w:t>Vn.n</w:t>
      </w:r>
    </w:p>
    <w:p w14:paraId="173CF9B4">
      <w:pPr>
        <w:rPr>
          <w:rFonts w:ascii="黑体" w:hAnsi="黑体" w:eastAsia="黑体"/>
          <w:sz w:val="44"/>
          <w:szCs w:val="44"/>
        </w:rPr>
      </w:pPr>
    </w:p>
    <w:p w14:paraId="1944368D">
      <w:pPr>
        <w:rPr>
          <w:rFonts w:ascii="仿宋" w:hAnsi="仿宋" w:eastAsia="仿宋"/>
        </w:rPr>
      </w:pPr>
    </w:p>
    <w:p w14:paraId="68ED6FA0">
      <w:pPr>
        <w:rPr>
          <w:rFonts w:ascii="仿宋" w:hAnsi="仿宋" w:eastAsia="仿宋"/>
        </w:rPr>
      </w:pPr>
    </w:p>
    <w:p w14:paraId="77E03400">
      <w:pPr>
        <w:rPr>
          <w:rFonts w:ascii="仿宋" w:hAnsi="仿宋" w:eastAsia="仿宋"/>
          <w:b/>
          <w:bCs/>
          <w:kern w:val="0"/>
          <w:sz w:val="52"/>
          <w:szCs w:val="20"/>
        </w:rPr>
      </w:pPr>
    </w:p>
    <w:p w14:paraId="6F37CCE6">
      <w:pPr>
        <w:rPr>
          <w:rFonts w:ascii="仿宋" w:hAnsi="仿宋" w:eastAsia="仿宋"/>
        </w:rPr>
      </w:pPr>
    </w:p>
    <w:p w14:paraId="4ABC78C8">
      <w:pPr>
        <w:rPr>
          <w:rFonts w:ascii="仿宋" w:hAnsi="仿宋" w:eastAsia="仿宋"/>
        </w:rPr>
      </w:pPr>
    </w:p>
    <w:p w14:paraId="3B7279C8">
      <w:pPr>
        <w:rPr>
          <w:rFonts w:ascii="仿宋" w:hAnsi="仿宋" w:eastAsia="仿宋"/>
        </w:rPr>
      </w:pPr>
    </w:p>
    <w:p w14:paraId="31B6C16D">
      <w:pPr>
        <w:rPr>
          <w:rFonts w:ascii="仿宋" w:hAnsi="仿宋" w:eastAsia="仿宋"/>
        </w:rPr>
      </w:pPr>
    </w:p>
    <w:tbl>
      <w:tblPr>
        <w:tblStyle w:val="29"/>
        <w:tblpPr w:leftFromText="180" w:rightFromText="180" w:vertAnchor="text" w:horzAnchor="margin" w:tblpXSpec="center" w:tblpY="209"/>
        <w:tblW w:w="0" w:type="auto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480"/>
        <w:gridCol w:w="3749"/>
      </w:tblGrid>
      <w:tr w14:paraId="7121F8A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3480" w:type="dxa"/>
          </w:tcPr>
          <w:p w14:paraId="4B274F49">
            <w:pPr>
              <w:pStyle w:val="72"/>
              <w:ind w:firstLine="1260" w:firstLineChars="600"/>
              <w:jc w:val="both"/>
            </w:pPr>
            <w:r>
              <w:rPr>
                <w:rFonts w:hint="eastAsia"/>
              </w:rPr>
              <w:t>编写人</w:t>
            </w:r>
          </w:p>
        </w:tc>
        <w:tc>
          <w:tcPr>
            <w:tcW w:w="3749" w:type="dxa"/>
          </w:tcPr>
          <w:p w14:paraId="3E197172">
            <w:pPr>
              <w:pStyle w:val="72"/>
            </w:pPr>
          </w:p>
        </w:tc>
      </w:tr>
      <w:tr w14:paraId="7033A6E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3480" w:type="dxa"/>
          </w:tcPr>
          <w:p w14:paraId="3F4D217E">
            <w:pPr>
              <w:pStyle w:val="72"/>
              <w:ind w:firstLine="1260" w:firstLineChars="600"/>
              <w:jc w:val="both"/>
            </w:pPr>
            <w:r>
              <w:rPr>
                <w:rFonts w:hint="eastAsia"/>
              </w:rPr>
              <w:t>发布日期</w:t>
            </w:r>
          </w:p>
        </w:tc>
        <w:tc>
          <w:tcPr>
            <w:tcW w:w="3749" w:type="dxa"/>
          </w:tcPr>
          <w:p w14:paraId="0D0ABE4F">
            <w:pPr>
              <w:pStyle w:val="72"/>
            </w:pPr>
          </w:p>
        </w:tc>
      </w:tr>
      <w:tr w14:paraId="283F01C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3480" w:type="dxa"/>
          </w:tcPr>
          <w:p w14:paraId="0895D8D6">
            <w:pPr>
              <w:pStyle w:val="72"/>
            </w:pPr>
            <w:r>
              <w:rPr>
                <w:rFonts w:hint="eastAsia"/>
              </w:rPr>
              <w:t>控制级别</w:t>
            </w:r>
          </w:p>
        </w:tc>
        <w:tc>
          <w:tcPr>
            <w:tcW w:w="3749" w:type="dxa"/>
          </w:tcPr>
          <w:p w14:paraId="77AC4E26">
            <w:pPr>
              <w:pStyle w:val="72"/>
            </w:pPr>
            <w:r>
              <w:rPr>
                <w:rFonts w:hint="eastAsia"/>
              </w:rPr>
              <w:t>内部资料</w:t>
            </w:r>
          </w:p>
        </w:tc>
      </w:tr>
      <w:tr w14:paraId="7D91F2C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</w:trPr>
        <w:tc>
          <w:tcPr>
            <w:tcW w:w="3480" w:type="dxa"/>
          </w:tcPr>
          <w:p w14:paraId="14347123">
            <w:pPr>
              <w:pStyle w:val="72"/>
            </w:pPr>
            <w:r>
              <w:rPr>
                <w:rFonts w:hint="eastAsia"/>
              </w:rPr>
              <w:t>制定部门</w:t>
            </w:r>
          </w:p>
        </w:tc>
        <w:tc>
          <w:tcPr>
            <w:tcW w:w="3749" w:type="dxa"/>
          </w:tcPr>
          <w:p w14:paraId="3AE4FB85">
            <w:pPr>
              <w:pStyle w:val="72"/>
            </w:pPr>
          </w:p>
        </w:tc>
      </w:tr>
    </w:tbl>
    <w:p w14:paraId="631CD2B4">
      <w:pPr>
        <w:pStyle w:val="28"/>
        <w:spacing w:line="360" w:lineRule="auto"/>
        <w:ind w:firstLine="240"/>
        <w:rPr>
          <w:rFonts w:ascii="仿宋" w:hAnsi="仿宋" w:eastAsia="仿宋"/>
          <w:szCs w:val="44"/>
        </w:rPr>
      </w:pPr>
    </w:p>
    <w:p w14:paraId="63CC259F">
      <w:pPr>
        <w:pStyle w:val="28"/>
        <w:spacing w:line="360" w:lineRule="auto"/>
        <w:ind w:firstLine="0" w:firstLineChars="0"/>
        <w:rPr>
          <w:rFonts w:ascii="仿宋" w:hAnsi="仿宋" w:eastAsia="仿宋"/>
          <w:szCs w:val="44"/>
        </w:rPr>
      </w:pPr>
      <w:r>
        <w:rPr>
          <w:rFonts w:ascii="仿宋" w:hAnsi="仿宋" w:eastAsia="仿宋"/>
          <w:szCs w:val="44"/>
        </w:rPr>
        <w:br w:type="page"/>
      </w:r>
    </w:p>
    <w:p w14:paraId="29CC239F">
      <w:pPr>
        <w:pStyle w:val="74"/>
        <w:numPr>
          <w:ilvl w:val="0"/>
          <w:numId w:val="0"/>
        </w:numPr>
        <w:spacing w:after="156"/>
        <w:ind w:left="374" w:hanging="374"/>
        <w:jc w:val="center"/>
        <w:rPr>
          <w:rFonts w:asciiTheme="minorEastAsia" w:hAnsiTheme="minorEastAsia" w:eastAsiaTheme="minorEastAsia"/>
          <w:szCs w:val="21"/>
          <w:lang w:val="zh-CN"/>
        </w:rPr>
      </w:pPr>
      <w:r>
        <w:rPr>
          <w:rFonts w:hint="eastAsia" w:asciiTheme="minorEastAsia" w:hAnsiTheme="minorEastAsia" w:eastAsiaTheme="minorEastAsia"/>
          <w:szCs w:val="21"/>
          <w:lang w:val="zh-CN"/>
        </w:rPr>
        <w:t>文档修订记录</w:t>
      </w:r>
    </w:p>
    <w:tbl>
      <w:tblPr>
        <w:tblStyle w:val="29"/>
        <w:tblW w:w="83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559"/>
        <w:gridCol w:w="2126"/>
        <w:gridCol w:w="1134"/>
        <w:gridCol w:w="1276"/>
        <w:gridCol w:w="1276"/>
      </w:tblGrid>
      <w:tr w14:paraId="3DC74B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59" w:type="dxa"/>
            <w:tcBorders>
              <w:top w:val="single" w:color="808000" w:sz="12" w:space="0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F62F5">
            <w:pPr>
              <w:pStyle w:val="77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版本</w:t>
            </w:r>
          </w:p>
        </w:tc>
        <w:tc>
          <w:tcPr>
            <w:tcW w:w="1559" w:type="dxa"/>
            <w:tcBorders>
              <w:top w:val="single" w:color="808000" w:sz="12" w:space="0"/>
              <w:left w:val="nil"/>
              <w:bottom w:val="single" w:color="808000" w:sz="8" w:space="0"/>
              <w:right w:val="single" w:color="808000" w:sz="8" w:space="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3FC77">
            <w:pPr>
              <w:pStyle w:val="77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时间</w:t>
            </w:r>
          </w:p>
        </w:tc>
        <w:tc>
          <w:tcPr>
            <w:tcW w:w="2126" w:type="dxa"/>
            <w:tcBorders>
              <w:top w:val="single" w:color="808000" w:sz="12" w:space="0"/>
              <w:left w:val="nil"/>
              <w:bottom w:val="single" w:color="808000" w:sz="8" w:space="0"/>
              <w:right w:val="single" w:color="808000" w:sz="8" w:space="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92231">
            <w:pPr>
              <w:pStyle w:val="77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变更概要</w:t>
            </w:r>
          </w:p>
        </w:tc>
        <w:tc>
          <w:tcPr>
            <w:tcW w:w="1134" w:type="dxa"/>
            <w:tcBorders>
              <w:top w:val="single" w:color="808000" w:sz="12" w:space="0"/>
              <w:left w:val="nil"/>
              <w:bottom w:val="single" w:color="808000" w:sz="8" w:space="0"/>
              <w:right w:val="single" w:color="808000" w:sz="8" w:space="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19E26">
            <w:pPr>
              <w:pStyle w:val="77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修改章节</w:t>
            </w:r>
          </w:p>
        </w:tc>
        <w:tc>
          <w:tcPr>
            <w:tcW w:w="1276" w:type="dxa"/>
            <w:tcBorders>
              <w:top w:val="single" w:color="808000" w:sz="12" w:space="0"/>
              <w:left w:val="nil"/>
              <w:bottom w:val="single" w:color="808000" w:sz="8" w:space="0"/>
              <w:right w:val="single" w:color="808000" w:sz="8" w:space="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CE475">
            <w:pPr>
              <w:pStyle w:val="77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作者</w:t>
            </w:r>
          </w:p>
        </w:tc>
        <w:tc>
          <w:tcPr>
            <w:tcW w:w="1276" w:type="dxa"/>
            <w:tcBorders>
              <w:top w:val="single" w:color="808000" w:sz="12" w:space="0"/>
              <w:left w:val="nil"/>
              <w:bottom w:val="single" w:color="808000" w:sz="8" w:space="0"/>
              <w:right w:val="single" w:color="808000" w:sz="8" w:space="0"/>
            </w:tcBorders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52F5F">
            <w:pPr>
              <w:pStyle w:val="77"/>
              <w:spacing w:line="360" w:lineRule="auto"/>
              <w:jc w:val="center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审核</w:t>
            </w:r>
          </w:p>
        </w:tc>
      </w:tr>
      <w:tr w14:paraId="2CE1A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EB837">
            <w:pPr>
              <w:pStyle w:val="76"/>
              <w:spacing w:line="300" w:lineRule="auto"/>
              <w:ind w:left="210" w:leftChars="100"/>
              <w:rPr>
                <w:rFonts w:eastAsia="微软雅黑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</w:r>
            <w:r>
              <w:rPr>
                <w:rFonts w:hint="eastAsia"/>
                <w:color w:val="000000"/>
                <w:szCs w:val="21"/>
              </w:rPr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DC855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B411E">
            <w:pPr>
              <w:pStyle w:val="76"/>
              <w:spacing w:line="300" w:lineRule="auto"/>
              <w:ind w:left="252" w:hanging="252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</w:r>
          </w:p>
          <w:p w14:paraId="58DDE660">
            <w:pPr>
              <w:pStyle w:val="76"/>
              <w:spacing w:line="300" w:lineRule="auto"/>
              <w:ind w:left="252" w:hanging="252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</w:r>
          </w:p>
          <w:p w14:paraId="53DBDFD8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73BAF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976BA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C825A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</w:r>
          </w:p>
        </w:tc>
      </w:tr>
      <w:tr w14:paraId="560418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CB81D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00F8C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12D9F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01CB5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A0D78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3738A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  <w:tr w14:paraId="2C397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9D646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E42FA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C3AED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D6239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E1387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FEE66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  <w:tr w14:paraId="656C1D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2B700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35284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171C9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71212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D25AA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ABE88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  <w:tr w14:paraId="560EA2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D5CDB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3A2B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439CC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A0719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F2890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41E63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  <w:tr w14:paraId="10A684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8BBC9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8BF3F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DBAB0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FD3DF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FD4FF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B2350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  <w:tr w14:paraId="531D51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19903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7FA22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3AF5C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B416D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9C6BE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A4030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  <w:tr w14:paraId="16D8F3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959" w:type="dxa"/>
            <w:tcBorders>
              <w:top w:val="nil"/>
              <w:left w:val="single" w:color="808000" w:sz="12" w:space="0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DEA61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55617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49BCE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9F371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D2C71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08000" w:sz="8" w:space="0"/>
              <w:right w:val="single" w:color="808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9E3A">
            <w:pPr>
              <w:pStyle w:val="76"/>
              <w:spacing w:line="300" w:lineRule="auto"/>
              <w:ind w:left="252" w:hanging="252"/>
              <w:rPr>
                <w:rFonts w:eastAsia="微软雅黑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 </w:t>
            </w:r>
          </w:p>
        </w:tc>
      </w:tr>
    </w:tbl>
    <w:p w14:paraId="1BF8084F">
      <w:pPr>
        <w:spacing w:line="360" w:lineRule="auto"/>
        <w:rPr>
          <w:rFonts w:ascii="仿宋" w:hAnsi="仿宋" w:eastAsia="仿宋"/>
          <w:lang w:val="zh-CN"/>
        </w:rPr>
      </w:pPr>
    </w:p>
    <w:p w14:paraId="15638B6E">
      <w:pPr>
        <w:rPr>
          <w:rFonts w:ascii="仿宋" w:hAnsi="仿宋" w:eastAsia="仿宋"/>
          <w:b/>
          <w:sz w:val="28"/>
          <w:szCs w:val="28"/>
        </w:rPr>
      </w:pPr>
      <w:r>
        <w:rPr>
          <w:rFonts w:ascii="仿宋" w:hAnsi="仿宋" w:eastAsia="仿宋"/>
          <w:lang w:val="zh-CN"/>
        </w:rPr>
        <w:br w:type="page"/>
      </w:r>
    </w:p>
    <w:p w14:paraId="26E8AE70">
      <w:pPr>
        <w:pStyle w:val="69"/>
        <w:rPr>
          <w:rFonts w:asciiTheme="majorEastAsia" w:hAnsiTheme="majorEastAsia" w:eastAsiaTheme="majorEastAsia"/>
          <w:b w:val="0"/>
          <w:sz w:val="21"/>
          <w:szCs w:val="21"/>
        </w:rPr>
      </w:pPr>
      <w:r>
        <w:rPr>
          <w:rFonts w:hint="eastAsia" w:asciiTheme="majorEastAsia" w:hAnsiTheme="majorEastAsia" w:eastAsiaTheme="majorEastAsia"/>
          <w:sz w:val="21"/>
          <w:szCs w:val="21"/>
        </w:rPr>
        <w:t>目录</w:t>
      </w:r>
    </w:p>
    <w:p w14:paraId="4778D05C">
      <w:pPr>
        <w:rPr>
          <w:rFonts w:ascii="仿宋" w:hAnsi="仿宋" w:eastAsia="仿宋"/>
        </w:rPr>
      </w:pPr>
    </w:p>
    <w:p w14:paraId="00DE32D1">
      <w:pPr>
        <w:pStyle w:val="21"/>
        <w:tabs>
          <w:tab w:val="right" w:leader="dot" w:pos="8306"/>
        </w:tabs>
      </w:pPr>
      <w:r>
        <w:rPr>
          <w:rFonts w:ascii="仿宋" w:hAnsi="仿宋" w:eastAsia="仿宋"/>
          <w:bCs/>
          <w:caps/>
          <w:sz w:val="21"/>
          <w:szCs w:val="20"/>
        </w:rPr>
        <w:fldChar w:fldCharType="begin"/>
      </w:r>
      <w:r>
        <w:rPr>
          <w:rFonts w:ascii="仿宋" w:hAnsi="仿宋" w:eastAsia="仿宋"/>
          <w:bCs/>
          <w:caps/>
          <w:sz w:val="21"/>
          <w:szCs w:val="20"/>
        </w:rPr>
        <w:instrText xml:space="preserve"> TOC \o \h \z \u </w:instrText>
      </w:r>
      <w:r>
        <w:rPr>
          <w:rFonts w:ascii="仿宋" w:hAnsi="仿宋" w:eastAsia="仿宋"/>
          <w:bCs/>
          <w:caps/>
          <w:sz w:val="21"/>
          <w:szCs w:val="20"/>
        </w:rPr>
        <w:fldChar w:fldCharType="separate"/>
      </w:r>
      <w:r>
        <w:fldChar w:fldCharType="begin"/>
      </w:r>
      <w:r>
        <w:instrText xml:space="preserve"> HYPERLINK \l "_Toc849776289" </w:instrText>
      </w:r>
      <w:r>
        <w:fldChar w:fldCharType="separate"/>
      </w:r>
      <w:r>
        <w:rPr>
          <w:rFonts w:hint="eastAsia" w:eastAsia="仿宋"/>
          <w:kern w:val="2"/>
          <w:szCs w:val="28"/>
        </w:rPr>
        <w:t>1 总体说明</w:t>
      </w:r>
      <w:r>
        <w:tab/>
      </w:r>
      <w:r>
        <w:fldChar w:fldCharType="end"/>
      </w:r>
    </w:p>
    <w:p w14:paraId="675023C9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"_Toc1423836673" </w:instrText>
      </w:r>
      <w:r>
        <w:fldChar w:fldCharType="separate"/>
      </w:r>
      <w:r>
        <w:rPr>
          <w:rFonts w:hint="eastAsia" w:ascii="Times New Roman" w:hAnsi="Times New Roman" w:eastAsia="仿宋"/>
          <w:szCs w:val="30"/>
        </w:rPr>
        <w:t>1.1 项目信息</w:t>
      </w:r>
      <w:r>
        <w:tab/>
      </w:r>
      <w:r>
        <w:fldChar w:fldCharType="end"/>
      </w:r>
    </w:p>
    <w:p w14:paraId="0879C824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"_Toc1012684590" </w:instrText>
      </w:r>
      <w:r>
        <w:fldChar w:fldCharType="separate"/>
      </w:r>
      <w:r>
        <w:rPr>
          <w:rFonts w:hint="eastAsia" w:ascii="Times New Roman" w:hAnsi="Times New Roman" w:eastAsia="仿宋"/>
          <w:szCs w:val="30"/>
        </w:rPr>
        <w:t>1.2 功能列表</w:t>
      </w:r>
      <w:r>
        <w:tab/>
      </w:r>
      <w:r>
        <w:fldChar w:fldCharType="end"/>
      </w:r>
    </w:p>
    <w:p w14:paraId="42FFBE28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"_Toc1382001655" </w:instrText>
      </w:r>
      <w:r>
        <w:fldChar w:fldCharType="separate"/>
      </w:r>
      <w:r>
        <w:rPr>
          <w:rFonts w:hint="eastAsia" w:eastAsia="仿宋"/>
          <w:kern w:val="2"/>
          <w:szCs w:val="28"/>
        </w:rPr>
        <w:t>2 功能详细分析及设计</w:t>
      </w:r>
      <w:r>
        <w:tab/>
      </w:r>
      <w:r>
        <w:fldChar w:fldCharType="end"/>
      </w:r>
    </w:p>
    <w:p w14:paraId="682EDD65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"_Toc118689633" </w:instrText>
      </w:r>
      <w:r>
        <w:fldChar w:fldCharType="separate"/>
      </w:r>
      <w:r>
        <w:rPr>
          <w:rFonts w:hint="eastAsia" w:ascii="Times New Roman" w:hAnsi="Times New Roman" w:eastAsia="仿宋"/>
          <w:szCs w:val="30"/>
        </w:rPr>
        <w:t>2.1 XXX功能</w:t>
      </w:r>
      <w:r>
        <w:tab/>
      </w:r>
      <w:r>
        <w:fldChar w:fldCharType="end"/>
      </w:r>
    </w:p>
    <w:p w14:paraId="68F055D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"_Toc1951837415" </w:instrText>
      </w:r>
      <w:r>
        <w:fldChar w:fldCharType="separate"/>
      </w:r>
      <w:r>
        <w:rPr>
          <w:rFonts w:ascii="Times New Roman" w:hAnsi="Times New Roman" w:eastAsia="仿宋"/>
        </w:rPr>
        <w:t xml:space="preserve">2.1.1 </w:t>
      </w:r>
      <w:r>
        <w:rPr>
          <w:rFonts w:hint="eastAsia" w:ascii="仿宋" w:hAnsi="仿宋" w:eastAsia="仿宋"/>
        </w:rPr>
        <w:t>功能概述</w:t>
      </w:r>
      <w:r>
        <w:tab/>
      </w:r>
      <w:r>
        <w:fldChar w:fldCharType="end"/>
      </w:r>
    </w:p>
    <w:p w14:paraId="671AE7E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"_Toc1718725980" </w:instrText>
      </w:r>
      <w:r>
        <w:fldChar w:fldCharType="separate"/>
      </w:r>
      <w:r>
        <w:rPr>
          <w:rFonts w:ascii="Times New Roman" w:hAnsi="Times New Roman" w:eastAsia="仿宋"/>
        </w:rPr>
        <w:t xml:space="preserve">2.1.2 </w:t>
      </w:r>
      <w:r>
        <w:rPr>
          <w:rFonts w:hint="eastAsia" w:ascii="仿宋" w:hAnsi="仿宋" w:eastAsia="仿宋"/>
        </w:rPr>
        <w:t>业务流程图</w:t>
      </w:r>
      <w:r>
        <w:tab/>
      </w:r>
      <w:r>
        <w:fldChar w:fldCharType="end"/>
      </w:r>
    </w:p>
    <w:p w14:paraId="0E3EB8D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"_Toc825010063" </w:instrText>
      </w:r>
      <w:r>
        <w:fldChar w:fldCharType="separate"/>
      </w:r>
      <w:r>
        <w:rPr>
          <w:rFonts w:ascii="Times New Roman" w:hAnsi="Times New Roman" w:eastAsia="仿宋"/>
        </w:rPr>
        <w:t xml:space="preserve">2.1.3 </w:t>
      </w:r>
      <w:r>
        <w:rPr>
          <w:rFonts w:hint="eastAsia" w:ascii="仿宋" w:hAnsi="仿宋" w:eastAsia="仿宋"/>
        </w:rPr>
        <w:t>U</w:t>
      </w:r>
      <w:r>
        <w:rPr>
          <w:rFonts w:ascii="仿宋" w:hAnsi="仿宋" w:eastAsia="仿宋"/>
        </w:rPr>
        <w:t>I</w:t>
      </w:r>
      <w:r>
        <w:rPr>
          <w:rFonts w:hint="eastAsia" w:ascii="仿宋" w:hAnsi="仿宋" w:eastAsia="仿宋"/>
        </w:rPr>
        <w:t>模型图</w:t>
      </w:r>
      <w:r>
        <w:tab/>
      </w:r>
      <w:r>
        <w:fldChar w:fldCharType="end"/>
      </w:r>
    </w:p>
    <w:p w14:paraId="1745237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"_Toc1789703809" </w:instrText>
      </w:r>
      <w:r>
        <w:fldChar w:fldCharType="separate"/>
      </w:r>
      <w:r>
        <w:rPr>
          <w:rFonts w:ascii="Times New Roman" w:hAnsi="Times New Roman" w:eastAsia="仿宋"/>
        </w:rPr>
        <w:t xml:space="preserve">2.1.4 </w:t>
      </w:r>
      <w:r>
        <w:rPr>
          <w:rFonts w:hint="eastAsia" w:ascii="仿宋" w:hAnsi="仿宋" w:eastAsia="仿宋"/>
        </w:rPr>
        <w:t>处理逻辑</w:t>
      </w:r>
      <w:r>
        <w:tab/>
      </w:r>
      <w:r>
        <w:fldChar w:fldCharType="end"/>
      </w:r>
    </w:p>
    <w:p w14:paraId="526E312B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"_Toc1895957981"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2.1.4.1 操作逻辑</w:t>
      </w:r>
      <w:r>
        <w:tab/>
      </w:r>
      <w:r>
        <w:fldChar w:fldCharType="end"/>
      </w:r>
    </w:p>
    <w:p w14:paraId="68612D83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"_Toc1003432481"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2.1.4.2 算法逻辑</w:t>
      </w:r>
      <w:r>
        <w:tab/>
      </w:r>
      <w:r>
        <w:fldChar w:fldCharType="end"/>
      </w:r>
    </w:p>
    <w:p w14:paraId="731BF432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"_Toc500628276"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2.1.4.3 约束检查</w:t>
      </w:r>
      <w:r>
        <w:tab/>
      </w:r>
      <w:r>
        <w:fldChar w:fldCharType="end"/>
      </w:r>
    </w:p>
    <w:p w14:paraId="12741ACD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"_Toc218505786"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2.1.4.4 XXX</w:t>
      </w:r>
      <w:r>
        <w:tab/>
      </w:r>
      <w:r>
        <w:fldChar w:fldCharType="end"/>
      </w:r>
    </w:p>
    <w:p w14:paraId="0B34EF0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"_Toc229708932" </w:instrText>
      </w:r>
      <w:r>
        <w:fldChar w:fldCharType="separate"/>
      </w:r>
      <w:r>
        <w:rPr>
          <w:rFonts w:ascii="Times New Roman" w:hAnsi="Times New Roman" w:eastAsiaTheme="majorEastAsia"/>
        </w:rPr>
        <w:t xml:space="preserve">2.1.5 </w:t>
      </w:r>
      <w:r>
        <w:rPr>
          <w:rFonts w:hint="eastAsia" w:asciiTheme="majorEastAsia" w:hAnsiTheme="majorEastAsia" w:eastAsiaTheme="majorEastAsia"/>
        </w:rPr>
        <w:t>会计核算</w:t>
      </w:r>
      <w:r>
        <w:tab/>
      </w:r>
      <w:r>
        <w:fldChar w:fldCharType="end"/>
      </w:r>
    </w:p>
    <w:p w14:paraId="08C2E77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"_Toc1689906465"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2.1.6 </w:t>
      </w:r>
      <w:r>
        <w:rPr>
          <w:rFonts w:hint="eastAsia" w:asciiTheme="minorEastAsia" w:hAnsiTheme="minorEastAsia" w:eastAsiaTheme="minorEastAsia"/>
        </w:rPr>
        <w:t>凭证打印</w:t>
      </w:r>
      <w:r>
        <w:tab/>
      </w:r>
      <w:r>
        <w:fldChar w:fldCharType="end"/>
      </w:r>
    </w:p>
    <w:p w14:paraId="383686BD">
      <w:pPr>
        <w:pStyle w:val="24"/>
        <w:tabs>
          <w:tab w:val="right" w:leader="dot" w:pos="8306"/>
        </w:tabs>
      </w:pPr>
      <w:r>
        <w:fldChar w:fldCharType="begin"/>
      </w:r>
      <w:r>
        <w:instrText xml:space="preserve"> HYPERLINK \l "_Toc1786725680" </w:instrText>
      </w:r>
      <w:r>
        <w:fldChar w:fldCharType="separate"/>
      </w:r>
      <w:r>
        <w:rPr>
          <w:rFonts w:hint="eastAsia" w:ascii="Times New Roman" w:hAnsi="Times New Roman" w:eastAsia="仿宋"/>
          <w:szCs w:val="30"/>
        </w:rPr>
        <w:t>2.2 XXX功能</w:t>
      </w:r>
      <w:r>
        <w:tab/>
      </w:r>
      <w:r>
        <w:fldChar w:fldCharType="end"/>
      </w:r>
    </w:p>
    <w:p w14:paraId="1EDBD7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"_Toc1234667759" </w:instrText>
      </w:r>
      <w:r>
        <w:fldChar w:fldCharType="separate"/>
      </w:r>
      <w:r>
        <w:rPr>
          <w:rFonts w:ascii="Times New Roman" w:hAnsi="Times New Roman" w:eastAsia="仿宋"/>
        </w:rPr>
        <w:t xml:space="preserve">2.2.1 </w:t>
      </w:r>
      <w:r>
        <w:rPr>
          <w:rFonts w:hint="eastAsia" w:ascii="仿宋" w:hAnsi="仿宋" w:eastAsia="仿宋"/>
        </w:rPr>
        <w:t>功能概述</w:t>
      </w:r>
      <w:r>
        <w:tab/>
      </w:r>
      <w:r>
        <w:fldChar w:fldCharType="end"/>
      </w:r>
    </w:p>
    <w:p w14:paraId="72EA173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"_Toc2074028199" </w:instrText>
      </w:r>
      <w:r>
        <w:fldChar w:fldCharType="separate"/>
      </w:r>
      <w:r>
        <w:rPr>
          <w:rFonts w:ascii="Times New Roman" w:hAnsi="Times New Roman" w:eastAsia="仿宋"/>
        </w:rPr>
        <w:t xml:space="preserve">2.2.2 </w:t>
      </w:r>
      <w:r>
        <w:rPr>
          <w:rFonts w:hint="eastAsia" w:ascii="仿宋" w:hAnsi="仿宋" w:eastAsia="仿宋"/>
        </w:rPr>
        <w:t>业务流程图</w:t>
      </w:r>
      <w:r>
        <w:tab/>
      </w:r>
      <w:r>
        <w:fldChar w:fldCharType="end"/>
      </w:r>
    </w:p>
    <w:p w14:paraId="198979A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"_Toc237382489" </w:instrText>
      </w:r>
      <w:r>
        <w:fldChar w:fldCharType="separate"/>
      </w:r>
      <w:r>
        <w:rPr>
          <w:rFonts w:ascii="Times New Roman" w:hAnsi="Times New Roman" w:eastAsia="仿宋"/>
        </w:rPr>
        <w:t xml:space="preserve">2.2.3 </w:t>
      </w:r>
      <w:r>
        <w:rPr>
          <w:rFonts w:hint="eastAsia" w:ascii="仿宋" w:hAnsi="仿宋" w:eastAsia="仿宋"/>
        </w:rPr>
        <w:t>U</w:t>
      </w:r>
      <w:r>
        <w:rPr>
          <w:rFonts w:ascii="仿宋" w:hAnsi="仿宋" w:eastAsia="仿宋"/>
        </w:rPr>
        <w:t>I</w:t>
      </w:r>
      <w:r>
        <w:rPr>
          <w:rFonts w:hint="eastAsia" w:ascii="仿宋" w:hAnsi="仿宋" w:eastAsia="仿宋"/>
        </w:rPr>
        <w:t>模型图</w:t>
      </w:r>
      <w:r>
        <w:tab/>
      </w:r>
      <w:r>
        <w:fldChar w:fldCharType="end"/>
      </w:r>
    </w:p>
    <w:p w14:paraId="4A0C485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"_Toc1810360144" </w:instrText>
      </w:r>
      <w:r>
        <w:fldChar w:fldCharType="separate"/>
      </w:r>
      <w:r>
        <w:rPr>
          <w:rFonts w:ascii="Times New Roman" w:hAnsi="Times New Roman" w:eastAsia="仿宋"/>
        </w:rPr>
        <w:t xml:space="preserve">2.2.4 </w:t>
      </w:r>
      <w:r>
        <w:rPr>
          <w:rFonts w:hint="eastAsia" w:ascii="仿宋" w:hAnsi="仿宋" w:eastAsia="仿宋"/>
        </w:rPr>
        <w:t>处理逻辑</w:t>
      </w:r>
      <w:r>
        <w:tab/>
      </w:r>
      <w:r>
        <w:fldChar w:fldCharType="end"/>
      </w:r>
    </w:p>
    <w:p w14:paraId="5440218C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"_Toc1174629512"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2.2.4.1 操作逻辑</w:t>
      </w:r>
      <w:r>
        <w:tab/>
      </w:r>
      <w:r>
        <w:fldChar w:fldCharType="end"/>
      </w:r>
    </w:p>
    <w:p w14:paraId="3B53DFEF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"_Toc181041313"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2.2.4.2 算法逻辑</w:t>
      </w:r>
      <w:r>
        <w:tab/>
      </w:r>
      <w:r>
        <w:fldChar w:fldCharType="end"/>
      </w:r>
    </w:p>
    <w:p w14:paraId="1BC2B921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"_Toc1924503439"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2.2.4.3 约束检查</w:t>
      </w:r>
      <w:r>
        <w:tab/>
      </w:r>
      <w:r>
        <w:fldChar w:fldCharType="end"/>
      </w:r>
    </w:p>
    <w:p w14:paraId="1844F0A5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 HYPERLINK \l "_Toc1878091806" </w:instrText>
      </w:r>
      <w:r>
        <w:fldChar w:fldCharType="separate"/>
      </w:r>
      <w:r>
        <w:rPr>
          <w:rFonts w:hint="eastAsia" w:asciiTheme="majorEastAsia" w:hAnsiTheme="majorEastAsia" w:eastAsiaTheme="majorEastAsia"/>
        </w:rPr>
        <w:t>2.2.4.4 XXX</w:t>
      </w:r>
      <w:r>
        <w:tab/>
      </w:r>
      <w:r>
        <w:fldChar w:fldCharType="end"/>
      </w:r>
    </w:p>
    <w:p w14:paraId="27D0B2A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"_Toc1374339836" </w:instrText>
      </w:r>
      <w:r>
        <w:fldChar w:fldCharType="separate"/>
      </w:r>
      <w:r>
        <w:rPr>
          <w:rFonts w:ascii="Times New Roman" w:hAnsi="Times New Roman" w:eastAsiaTheme="majorEastAsia"/>
        </w:rPr>
        <w:t xml:space="preserve">2.2.5 </w:t>
      </w:r>
      <w:r>
        <w:rPr>
          <w:rFonts w:hint="eastAsia" w:asciiTheme="majorEastAsia" w:hAnsiTheme="majorEastAsia" w:eastAsiaTheme="majorEastAsia"/>
        </w:rPr>
        <w:t>会计核算</w:t>
      </w:r>
      <w:r>
        <w:tab/>
      </w:r>
      <w:r>
        <w:fldChar w:fldCharType="end"/>
      </w:r>
    </w:p>
    <w:p w14:paraId="0C615EF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"_Toc195516520"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2.2.6 </w:t>
      </w:r>
      <w:r>
        <w:rPr>
          <w:rFonts w:hint="eastAsia" w:asciiTheme="minorEastAsia" w:hAnsiTheme="minorEastAsia" w:eastAsiaTheme="minorEastAsia"/>
        </w:rPr>
        <w:t>凭证打印</w:t>
      </w:r>
      <w:r>
        <w:tab/>
      </w:r>
      <w:r>
        <w:fldChar w:fldCharType="end"/>
      </w:r>
    </w:p>
    <w:p w14:paraId="0E8433F2">
      <w:pPr>
        <w:pStyle w:val="21"/>
        <w:tabs>
          <w:tab w:val="right" w:leader="dot" w:pos="8306"/>
        </w:tabs>
      </w:pPr>
      <w:r>
        <w:fldChar w:fldCharType="begin"/>
      </w:r>
      <w:r>
        <w:instrText xml:space="preserve"> HYPERLINK \l "_Toc396171730" </w:instrText>
      </w:r>
      <w:r>
        <w:fldChar w:fldCharType="separate"/>
      </w:r>
      <w:r>
        <w:rPr>
          <w:rFonts w:hint="eastAsia" w:eastAsia="仿宋"/>
          <w:kern w:val="2"/>
          <w:szCs w:val="28"/>
        </w:rPr>
        <w:t>3 非功能需求分析</w:t>
      </w:r>
      <w:r>
        <w:tab/>
      </w:r>
      <w:r>
        <w:fldChar w:fldCharType="end"/>
      </w:r>
    </w:p>
    <w:p w14:paraId="00C9901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"_Toc1258960410"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3.1.1 </w:t>
      </w:r>
      <w:r>
        <w:rPr>
          <w:rFonts w:hint="eastAsia" w:asciiTheme="minorEastAsia" w:hAnsiTheme="minorEastAsia" w:eastAsiaTheme="minorEastAsia"/>
        </w:rPr>
        <w:t>客户群体调研</w:t>
      </w:r>
      <w:r>
        <w:tab/>
      </w:r>
      <w:r>
        <w:fldChar w:fldCharType="end"/>
      </w:r>
    </w:p>
    <w:p w14:paraId="4FA8F57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"_Toc191236979"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3.1.2 </w:t>
      </w:r>
      <w:r>
        <w:rPr>
          <w:rFonts w:hint="eastAsia" w:asciiTheme="minorEastAsia" w:hAnsiTheme="minorEastAsia" w:eastAsiaTheme="minorEastAsia"/>
        </w:rPr>
        <w:t>性能需求调研</w:t>
      </w:r>
      <w:r>
        <w:tab/>
      </w:r>
      <w:r>
        <w:fldChar w:fldCharType="end"/>
      </w:r>
    </w:p>
    <w:p w14:paraId="1FDE3B9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"_Toc1484370141"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3.1.3 </w:t>
      </w:r>
      <w:r>
        <w:rPr>
          <w:rFonts w:hint="eastAsia" w:asciiTheme="minorEastAsia" w:hAnsiTheme="minorEastAsia" w:eastAsiaTheme="minorEastAsia"/>
        </w:rPr>
        <w:t>用户访问集中度量化分布调研</w:t>
      </w:r>
      <w:r>
        <w:tab/>
      </w:r>
      <w:r>
        <w:fldChar w:fldCharType="end"/>
      </w:r>
    </w:p>
    <w:p w14:paraId="2BA0CED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"_Toc491432588"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3.1.4 </w:t>
      </w:r>
      <w:r>
        <w:rPr>
          <w:rFonts w:hint="eastAsia" w:asciiTheme="minorEastAsia" w:hAnsiTheme="minorEastAsia" w:eastAsiaTheme="minorEastAsia"/>
        </w:rPr>
        <w:t>软硬件及兼容性需求</w:t>
      </w:r>
      <w:r>
        <w:tab/>
      </w:r>
      <w:r>
        <w:fldChar w:fldCharType="end"/>
      </w:r>
    </w:p>
    <w:p w14:paraId="532D11A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"_Toc285400154" </w:instrText>
      </w:r>
      <w:r>
        <w:fldChar w:fldCharType="separate"/>
      </w:r>
      <w:r>
        <w:rPr>
          <w:rFonts w:ascii="Times New Roman" w:hAnsi="Times New Roman" w:eastAsiaTheme="minorEastAsia"/>
        </w:rPr>
        <w:t xml:space="preserve">3.1.5 </w:t>
      </w:r>
      <w:r>
        <w:rPr>
          <w:rFonts w:hint="eastAsia" w:asciiTheme="minorEastAsia" w:hAnsiTheme="minorEastAsia" w:eastAsiaTheme="minorEastAsia"/>
        </w:rPr>
        <w:t>XXX需求</w:t>
      </w:r>
      <w:r>
        <w:tab/>
      </w:r>
      <w:r>
        <w:fldChar w:fldCharType="end"/>
      </w:r>
    </w:p>
    <w:p w14:paraId="030A5EC7">
      <w:pPr>
        <w:jc w:val="center"/>
        <w:rPr>
          <w:rFonts w:ascii="仿宋" w:hAnsi="仿宋" w:eastAsia="仿宋"/>
          <w:bCs/>
          <w:caps/>
          <w:szCs w:val="20"/>
        </w:rPr>
      </w:pPr>
      <w:r>
        <w:rPr>
          <w:rFonts w:ascii="仿宋" w:hAnsi="仿宋" w:eastAsia="仿宋"/>
          <w:bCs/>
          <w:caps/>
          <w:szCs w:val="20"/>
        </w:rPr>
        <w:fldChar w:fldCharType="end"/>
      </w:r>
    </w:p>
    <w:p w14:paraId="3FE2B37D">
      <w:pPr>
        <w:widowControl/>
        <w:jc w:val="left"/>
        <w:rPr>
          <w:rFonts w:ascii="仿宋" w:hAnsi="仿宋" w:eastAsia="仿宋"/>
          <w:bCs/>
          <w:caps/>
          <w:szCs w:val="20"/>
        </w:rPr>
      </w:pPr>
      <w:r>
        <w:rPr>
          <w:rFonts w:ascii="仿宋" w:hAnsi="仿宋" w:eastAsia="仿宋"/>
          <w:bCs/>
          <w:caps/>
          <w:szCs w:val="20"/>
        </w:rPr>
        <w:br w:type="page"/>
      </w:r>
    </w:p>
    <w:p w14:paraId="770C88EB">
      <w:pPr>
        <w:pStyle w:val="2"/>
        <w:numPr>
          <w:ilvl w:val="0"/>
          <w:numId w:val="1"/>
        </w:numPr>
        <w:tabs>
          <w:tab w:val="clear" w:pos="432"/>
        </w:tabs>
        <w:adjustRightInd w:val="0"/>
        <w:spacing w:before="100" w:beforeAutospacing="1" w:after="100" w:afterAutospacing="1" w:line="578" w:lineRule="atLeast"/>
        <w:textAlignment w:val="baseline"/>
        <w:rPr>
          <w:del w:id="0" w:author="小马过河" w:date="2026-03-04T16:55:42Z"/>
          <w:rFonts w:eastAsia="仿宋"/>
          <w:bCs w:val="0"/>
          <w:kern w:val="2"/>
          <w:szCs w:val="28"/>
        </w:rPr>
      </w:pPr>
      <w:del w:id="1" w:author="小马过河" w:date="2026-03-04T16:55:42Z">
        <w:bookmarkStart w:id="0" w:name="_Toc168729096"/>
        <w:bookmarkEnd w:id="0"/>
        <w:bookmarkStart w:id="1" w:name="_Toc168729246"/>
        <w:bookmarkEnd w:id="1"/>
        <w:bookmarkStart w:id="2" w:name="_Toc849776289"/>
        <w:bookmarkStart w:id="3" w:name="_Toc387832376"/>
        <w:r>
          <w:rPr>
            <w:rFonts w:hint="eastAsia" w:eastAsia="仿宋"/>
            <w:bCs w:val="0"/>
            <w:kern w:val="2"/>
            <w:szCs w:val="28"/>
          </w:rPr>
          <w:delText>总体说明</w:delText>
        </w:r>
        <w:bookmarkEnd w:id="2"/>
      </w:del>
    </w:p>
    <w:p w14:paraId="36ED8D4B">
      <w:pPr>
        <w:pStyle w:val="3"/>
        <w:keepNext w:val="0"/>
        <w:numPr>
          <w:ilvl w:val="1"/>
          <w:numId w:val="1"/>
        </w:numPr>
        <w:tabs>
          <w:tab w:val="clear" w:pos="576"/>
        </w:tabs>
        <w:autoSpaceDE w:val="0"/>
        <w:autoSpaceDN w:val="0"/>
        <w:adjustRightInd w:val="0"/>
        <w:spacing w:before="240" w:beforeAutospacing="1" w:after="240" w:afterAutospacing="1" w:line="360" w:lineRule="atLeast"/>
        <w:textAlignment w:val="baseline"/>
        <w:rPr>
          <w:del w:id="2" w:author="小马过河" w:date="2026-03-04T16:55:42Z"/>
          <w:rFonts w:ascii="Times New Roman" w:hAnsi="Times New Roman" w:eastAsia="仿宋"/>
          <w:bCs w:val="0"/>
          <w:sz w:val="30"/>
          <w:szCs w:val="30"/>
        </w:rPr>
      </w:pPr>
      <w:del w:id="3" w:author="小马过河" w:date="2026-03-04T16:55:42Z">
        <w:bookmarkStart w:id="4" w:name="_Toc1423836673"/>
        <w:r>
          <w:rPr>
            <w:rFonts w:hint="eastAsia" w:ascii="Times New Roman" w:hAnsi="Times New Roman" w:eastAsia="仿宋"/>
            <w:bCs w:val="0"/>
            <w:sz w:val="30"/>
            <w:szCs w:val="30"/>
          </w:rPr>
          <w:delText>排期信息</w:delText>
        </w:r>
        <w:bookmarkEnd w:id="4"/>
      </w:del>
    </w:p>
    <w:p w14:paraId="52523BB4">
      <w:pPr>
        <w:pStyle w:val="28"/>
        <w:ind w:firstLine="0" w:firstLineChars="0"/>
        <w:rPr>
          <w:del w:id="4" w:author="小马过河" w:date="2026-03-04T16:55:42Z"/>
          <w:color w:val="C00000"/>
        </w:rPr>
      </w:pPr>
      <w:del w:id="5" w:author="小马过河" w:date="2026-03-04T16:55:42Z">
        <w:r>
          <w:rPr>
            <w:rFonts w:hint="eastAsia"/>
            <w:color w:val="FF0000"/>
            <w:szCs w:val="20"/>
          </w:rPr>
          <w:delText>（此节不可裁剪</w:delText>
        </w:r>
      </w:del>
      <w:del w:id="6" w:author="小马过河" w:date="2026-03-04T16:55:42Z">
        <w:r>
          <w:rPr>
            <w:rFonts w:hint="eastAsia"/>
            <w:color w:val="C00000"/>
          </w:rPr>
          <w:delText>)</w:delText>
        </w:r>
      </w:del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4966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  <w:del w:id="7" w:author="小马过河" w:date="2026-03-04T16:55:42Z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C950D7">
            <w:pPr>
              <w:spacing w:before="50" w:after="50"/>
              <w:rPr>
                <w:del w:id="8" w:author="小马过河" w:date="2026-03-04T16:55:42Z"/>
                <w:rFonts w:ascii="仿宋" w:hAnsi="仿宋" w:eastAsia="仿宋"/>
                <w:b/>
                <w:sz w:val="24"/>
              </w:rPr>
            </w:pPr>
            <w:del w:id="9" w:author="小马过河" w:date="2026-03-04T16:55:42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begin"/>
              </w:r>
            </w:del>
            <w:del w:id="10" w:author="小马过河" w:date="2026-03-04T16:55:42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delInstrText xml:space="preserve"> MACROBUTTON  TableDeleteTable &lt;双击此处，隐去以下编写指引&gt; </w:delInstrText>
              </w:r>
            </w:del>
            <w:del w:id="11" w:author="小马过河" w:date="2026-03-04T16:55:42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end"/>
              </w:r>
            </w:del>
          </w:p>
          <w:p w14:paraId="412F29E3">
            <w:pPr>
              <w:rPr>
                <w:del w:id="12" w:author="小马过河" w:date="2026-03-04T16:55:42Z"/>
                <w:rFonts w:ascii="方正楷体简体" w:eastAsia="方正楷体简体"/>
                <w:i/>
                <w:color w:val="0000FF"/>
              </w:rPr>
            </w:pPr>
            <w:del w:id="13" w:author="小马过河" w:date="2026-03-04T16:55:42Z">
              <w:r>
                <w:rPr>
                  <w:rFonts w:hint="eastAsia" w:ascii="宋体" w:hAnsi="宋体"/>
                  <w:i/>
                  <w:color w:val="0000FF"/>
                </w:rPr>
                <w:delText>填写排期及系统基本信息</w:delText>
              </w:r>
            </w:del>
          </w:p>
        </w:tc>
      </w:tr>
    </w:tbl>
    <w:p w14:paraId="069BB64C">
      <w:pPr>
        <w:rPr>
          <w:del w:id="14" w:author="小马过河" w:date="2026-03-04T16:55:42Z"/>
        </w:rPr>
      </w:pPr>
    </w:p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 w14:paraId="51BF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15" w:author="小马过河" w:date="2026-03-04T16:55:42Z"/>
        </w:trPr>
        <w:tc>
          <w:tcPr>
            <w:tcW w:w="1951" w:type="dxa"/>
            <w:shd w:val="clear" w:color="auto" w:fill="F1F1F1" w:themeFill="background1" w:themeFillShade="F2"/>
            <w:vAlign w:val="center"/>
          </w:tcPr>
          <w:p w14:paraId="1EAD2AD3">
            <w:pPr>
              <w:spacing w:line="360" w:lineRule="auto"/>
              <w:rPr>
                <w:del w:id="16" w:author="小马过河" w:date="2026-03-04T16:55:42Z"/>
                <w:rFonts w:ascii="仿宋" w:hAnsi="仿宋" w:eastAsia="仿宋"/>
                <w:szCs w:val="21"/>
              </w:rPr>
            </w:pPr>
            <w:del w:id="17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Cs w:val="21"/>
                </w:rPr>
                <w:delText>排期编号</w:delText>
              </w:r>
            </w:del>
          </w:p>
        </w:tc>
        <w:tc>
          <w:tcPr>
            <w:tcW w:w="6571" w:type="dxa"/>
          </w:tcPr>
          <w:p w14:paraId="28451758">
            <w:pPr>
              <w:spacing w:line="360" w:lineRule="auto"/>
              <w:rPr>
                <w:del w:id="18" w:author="小马过河" w:date="2026-03-04T16:55:42Z"/>
                <w:rFonts w:ascii="仿宋" w:hAnsi="仿宋" w:eastAsia="仿宋"/>
                <w:szCs w:val="21"/>
              </w:rPr>
            </w:pPr>
            <w:del w:id="19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RXXXX</w:delText>
              </w:r>
            </w:del>
          </w:p>
        </w:tc>
      </w:tr>
      <w:tr w14:paraId="62EC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20" w:author="小马过河" w:date="2026-03-04T16:55:42Z"/>
        </w:trPr>
        <w:tc>
          <w:tcPr>
            <w:tcW w:w="1951" w:type="dxa"/>
            <w:shd w:val="clear" w:color="auto" w:fill="F1F1F1" w:themeFill="background1" w:themeFillShade="F2"/>
            <w:vAlign w:val="center"/>
          </w:tcPr>
          <w:p w14:paraId="46538940">
            <w:pPr>
              <w:spacing w:line="360" w:lineRule="auto"/>
              <w:rPr>
                <w:del w:id="21" w:author="小马过河" w:date="2026-03-04T16:55:42Z"/>
                <w:rFonts w:ascii="仿宋" w:hAnsi="仿宋" w:eastAsia="仿宋"/>
                <w:szCs w:val="21"/>
              </w:rPr>
            </w:pPr>
            <w:del w:id="22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Cs w:val="21"/>
                </w:rPr>
                <w:delText>排期名称</w:delText>
              </w:r>
            </w:del>
          </w:p>
        </w:tc>
        <w:tc>
          <w:tcPr>
            <w:tcW w:w="6571" w:type="dxa"/>
          </w:tcPr>
          <w:p w14:paraId="18C9DB0A">
            <w:pPr>
              <w:spacing w:line="360" w:lineRule="auto"/>
              <w:rPr>
                <w:del w:id="23" w:author="小马过河" w:date="2026-03-04T16:55:42Z"/>
                <w:rFonts w:ascii="仿宋" w:hAnsi="仿宋" w:eastAsia="仿宋"/>
                <w:szCs w:val="21"/>
              </w:rPr>
            </w:pPr>
            <w:del w:id="24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XXXX功能优化</w:delText>
              </w:r>
            </w:del>
          </w:p>
        </w:tc>
      </w:tr>
      <w:tr w14:paraId="72B2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25" w:author="小马过河" w:date="2026-03-04T16:55:42Z"/>
        </w:trPr>
        <w:tc>
          <w:tcPr>
            <w:tcW w:w="1951" w:type="dxa"/>
            <w:shd w:val="clear" w:color="auto" w:fill="F1F1F1" w:themeFill="background1" w:themeFillShade="F2"/>
            <w:vAlign w:val="center"/>
          </w:tcPr>
          <w:p w14:paraId="2432423C">
            <w:pPr>
              <w:spacing w:line="360" w:lineRule="auto"/>
              <w:rPr>
                <w:del w:id="26" w:author="小马过河" w:date="2026-03-04T16:55:42Z"/>
                <w:rFonts w:ascii="仿宋" w:hAnsi="仿宋" w:eastAsia="仿宋"/>
                <w:szCs w:val="21"/>
              </w:rPr>
            </w:pPr>
            <w:del w:id="27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Cs w:val="21"/>
                </w:rPr>
                <w:delText>系统标识</w:delText>
              </w:r>
            </w:del>
          </w:p>
        </w:tc>
        <w:tc>
          <w:tcPr>
            <w:tcW w:w="6571" w:type="dxa"/>
          </w:tcPr>
          <w:p w14:paraId="6F5EA22A">
            <w:pPr>
              <w:spacing w:line="360" w:lineRule="auto"/>
              <w:rPr>
                <w:del w:id="28" w:author="小马过河" w:date="2026-03-04T16:55:42Z"/>
                <w:rFonts w:ascii="仿宋" w:hAnsi="仿宋" w:eastAsia="仿宋"/>
                <w:szCs w:val="21"/>
              </w:rPr>
            </w:pPr>
            <w:del w:id="29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A</w:delText>
              </w:r>
            </w:del>
            <w:del w:id="30" w:author="小马过河" w:date="2026-03-04T16:55:42Z">
              <w:r>
                <w:rPr>
                  <w:rFonts w:ascii="仿宋" w:hAnsi="仿宋" w:eastAsia="仿宋"/>
                  <w:szCs w:val="21"/>
                </w:rPr>
                <w:delText>BC</w:delText>
              </w:r>
            </w:del>
          </w:p>
        </w:tc>
      </w:tr>
      <w:tr w14:paraId="70DE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31" w:author="小马过河" w:date="2026-03-04T16:55:42Z"/>
        </w:trPr>
        <w:tc>
          <w:tcPr>
            <w:tcW w:w="1951" w:type="dxa"/>
            <w:shd w:val="clear" w:color="auto" w:fill="F1F1F1" w:themeFill="background1" w:themeFillShade="F2"/>
            <w:vAlign w:val="center"/>
          </w:tcPr>
          <w:p w14:paraId="4E07E349">
            <w:pPr>
              <w:spacing w:line="360" w:lineRule="auto"/>
              <w:rPr>
                <w:del w:id="32" w:author="小马过河" w:date="2026-03-04T16:55:42Z"/>
                <w:rFonts w:ascii="仿宋" w:hAnsi="仿宋" w:eastAsia="仿宋"/>
                <w:szCs w:val="21"/>
              </w:rPr>
            </w:pPr>
            <w:del w:id="33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Cs w:val="21"/>
                </w:rPr>
                <w:delText>系统名称</w:delText>
              </w:r>
            </w:del>
          </w:p>
        </w:tc>
        <w:tc>
          <w:tcPr>
            <w:tcW w:w="6571" w:type="dxa"/>
          </w:tcPr>
          <w:p w14:paraId="7B29F19C">
            <w:pPr>
              <w:spacing w:line="360" w:lineRule="auto"/>
              <w:rPr>
                <w:del w:id="34" w:author="小马过河" w:date="2026-03-04T16:55:42Z"/>
                <w:rFonts w:ascii="仿宋" w:hAnsi="仿宋" w:eastAsia="仿宋"/>
                <w:szCs w:val="21"/>
              </w:rPr>
            </w:pPr>
            <w:del w:id="35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示例系统名称</w:delText>
              </w:r>
            </w:del>
          </w:p>
        </w:tc>
      </w:tr>
    </w:tbl>
    <w:p w14:paraId="30CEA726">
      <w:pPr>
        <w:spacing w:line="360" w:lineRule="auto"/>
        <w:ind w:firstLine="480" w:firstLineChars="200"/>
        <w:rPr>
          <w:del w:id="36" w:author="小马过河" w:date="2026-03-04T16:55:42Z"/>
          <w:rFonts w:ascii="仿宋" w:hAnsi="仿宋" w:eastAsia="仿宋"/>
          <w:sz w:val="24"/>
          <w:szCs w:val="24"/>
        </w:rPr>
      </w:pPr>
    </w:p>
    <w:p w14:paraId="02EF2D0F">
      <w:pPr>
        <w:pStyle w:val="3"/>
        <w:keepNext w:val="0"/>
        <w:numPr>
          <w:ilvl w:val="1"/>
          <w:numId w:val="1"/>
        </w:numPr>
        <w:tabs>
          <w:tab w:val="clear" w:pos="576"/>
        </w:tabs>
        <w:autoSpaceDE w:val="0"/>
        <w:autoSpaceDN w:val="0"/>
        <w:adjustRightInd w:val="0"/>
        <w:spacing w:before="240" w:beforeAutospacing="1" w:after="240" w:afterAutospacing="1" w:line="360" w:lineRule="atLeast"/>
        <w:textAlignment w:val="baseline"/>
        <w:rPr>
          <w:del w:id="37" w:author="小马过河" w:date="2026-03-04T16:55:42Z"/>
          <w:rFonts w:ascii="Times New Roman" w:hAnsi="Times New Roman" w:eastAsia="仿宋"/>
          <w:bCs w:val="0"/>
          <w:sz w:val="30"/>
          <w:szCs w:val="30"/>
        </w:rPr>
      </w:pPr>
      <w:del w:id="38" w:author="小马过河" w:date="2026-03-04T16:55:42Z">
        <w:bookmarkStart w:id="5" w:name="_Toc1012684590"/>
        <w:r>
          <w:rPr>
            <w:rFonts w:hint="eastAsia" w:ascii="Times New Roman" w:hAnsi="Times New Roman" w:eastAsia="仿宋"/>
            <w:bCs w:val="0"/>
            <w:sz w:val="30"/>
            <w:szCs w:val="30"/>
          </w:rPr>
          <w:delText>功能列表</w:delText>
        </w:r>
        <w:bookmarkEnd w:id="5"/>
      </w:del>
    </w:p>
    <w:p w14:paraId="2CA03A2B">
      <w:pPr>
        <w:pStyle w:val="28"/>
        <w:ind w:firstLine="0" w:firstLineChars="0"/>
        <w:rPr>
          <w:del w:id="39" w:author="小马过河" w:date="2026-03-04T16:55:42Z"/>
          <w:color w:val="C00000"/>
        </w:rPr>
      </w:pPr>
      <w:del w:id="40" w:author="小马过河" w:date="2026-03-04T16:55:42Z">
        <w:r>
          <w:rPr>
            <w:rFonts w:hint="eastAsia"/>
            <w:color w:val="FF0000"/>
            <w:szCs w:val="20"/>
          </w:rPr>
          <w:delText>（此节不可裁剪</w:delText>
        </w:r>
      </w:del>
      <w:del w:id="41" w:author="小马过河" w:date="2026-03-04T16:55:42Z">
        <w:r>
          <w:rPr>
            <w:rFonts w:hint="eastAsia"/>
            <w:color w:val="C00000"/>
          </w:rPr>
          <w:delText>)</w:delText>
        </w:r>
      </w:del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6C3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02" w:hRule="atLeast"/>
          <w:del w:id="42" w:author="小马过河" w:date="2026-03-04T16:55:42Z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4536D">
            <w:pPr>
              <w:spacing w:before="50" w:after="50"/>
              <w:rPr>
                <w:del w:id="43" w:author="小马过河" w:date="2026-03-04T16:55:42Z"/>
                <w:rFonts w:ascii="仿宋" w:hAnsi="仿宋" w:eastAsia="仿宋"/>
                <w:b/>
                <w:sz w:val="24"/>
              </w:rPr>
            </w:pPr>
            <w:del w:id="44" w:author="小马过河" w:date="2026-03-04T16:55:42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begin"/>
              </w:r>
            </w:del>
            <w:del w:id="45" w:author="小马过河" w:date="2026-03-04T16:55:42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delInstrText xml:space="preserve"> MACROBUTTON  TableDeleteTable &lt;双击此处，隐去以下编写指引&gt; </w:delInstrText>
              </w:r>
            </w:del>
            <w:del w:id="46" w:author="小马过河" w:date="2026-03-04T16:55:42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end"/>
              </w:r>
            </w:del>
          </w:p>
          <w:p w14:paraId="676131DF">
            <w:pPr>
              <w:rPr>
                <w:del w:id="47" w:author="小马过河" w:date="2026-03-04T16:55:42Z"/>
                <w:rFonts w:ascii="方正楷体简体" w:eastAsia="方正楷体简体"/>
                <w:i/>
                <w:color w:val="0000FF"/>
              </w:rPr>
            </w:pPr>
            <w:del w:id="48" w:author="小马过河" w:date="2026-03-04T16:55:42Z">
              <w:r>
                <w:rPr>
                  <w:rFonts w:hint="eastAsia" w:ascii="宋体" w:hAnsi="宋体"/>
                  <w:i/>
                  <w:color w:val="0000FF"/>
                </w:rPr>
                <w:delText>根据项目范围，描述本次涉及新增/改造的功能范围，并明确每个功能的变更类型。</w:delText>
              </w:r>
            </w:del>
          </w:p>
        </w:tc>
      </w:tr>
    </w:tbl>
    <w:p w14:paraId="5568402B">
      <w:pPr>
        <w:rPr>
          <w:del w:id="49" w:author="小马过河" w:date="2026-03-04T16:55:42Z"/>
        </w:rPr>
      </w:pPr>
    </w:p>
    <w:tbl>
      <w:tblPr>
        <w:tblStyle w:val="29"/>
        <w:tblW w:w="8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729"/>
        <w:gridCol w:w="2841"/>
      </w:tblGrid>
      <w:tr w14:paraId="63312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50" w:author="小马过河" w:date="2026-03-04T16:55:42Z"/>
        </w:trPr>
        <w:tc>
          <w:tcPr>
            <w:tcW w:w="1951" w:type="dxa"/>
            <w:shd w:val="clear" w:color="auto" w:fill="D9D9D9"/>
            <w:vAlign w:val="center"/>
          </w:tcPr>
          <w:p w14:paraId="1B7288D7">
            <w:pPr>
              <w:jc w:val="center"/>
              <w:rPr>
                <w:del w:id="51" w:author="小马过河" w:date="2026-03-04T16:55:42Z"/>
                <w:rFonts w:ascii="仿宋" w:hAnsi="仿宋" w:eastAsia="仿宋"/>
                <w:b/>
                <w:bCs/>
                <w:color w:val="000000"/>
                <w:sz w:val="24"/>
                <w:szCs w:val="24"/>
              </w:rPr>
            </w:pPr>
            <w:del w:id="52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 w:val="24"/>
                  <w:szCs w:val="24"/>
                </w:rPr>
                <w:delText>功能编号</w:delText>
              </w:r>
            </w:del>
          </w:p>
        </w:tc>
        <w:tc>
          <w:tcPr>
            <w:tcW w:w="3729" w:type="dxa"/>
            <w:shd w:val="clear" w:color="auto" w:fill="D9D9D9"/>
            <w:vAlign w:val="center"/>
          </w:tcPr>
          <w:p w14:paraId="13F86412">
            <w:pPr>
              <w:jc w:val="center"/>
              <w:rPr>
                <w:del w:id="53" w:author="小马过河" w:date="2026-03-04T16:55:42Z"/>
                <w:rFonts w:ascii="仿宋" w:hAnsi="仿宋" w:eastAsia="仿宋"/>
                <w:b/>
                <w:bCs/>
                <w:color w:val="000000"/>
                <w:sz w:val="24"/>
                <w:szCs w:val="24"/>
              </w:rPr>
            </w:pPr>
            <w:del w:id="54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 w:val="24"/>
                  <w:szCs w:val="24"/>
                </w:rPr>
                <w:delText>变更类型</w:delText>
              </w:r>
            </w:del>
          </w:p>
        </w:tc>
        <w:tc>
          <w:tcPr>
            <w:tcW w:w="2841" w:type="dxa"/>
            <w:shd w:val="clear" w:color="auto" w:fill="D9D9D9"/>
            <w:vAlign w:val="center"/>
          </w:tcPr>
          <w:p w14:paraId="3B23B05A">
            <w:pPr>
              <w:jc w:val="center"/>
              <w:rPr>
                <w:del w:id="55" w:author="小马过河" w:date="2026-03-04T16:55:42Z"/>
                <w:rFonts w:ascii="仿宋" w:hAnsi="仿宋" w:eastAsia="仿宋"/>
                <w:b/>
                <w:bCs/>
                <w:color w:val="000000"/>
                <w:sz w:val="24"/>
                <w:szCs w:val="24"/>
              </w:rPr>
            </w:pPr>
            <w:del w:id="56" w:author="小马过河" w:date="2026-03-04T16:55:42Z">
              <w:r>
                <w:rPr>
                  <w:rFonts w:hint="eastAsia" w:ascii="仿宋" w:hAnsi="仿宋" w:eastAsia="仿宋"/>
                  <w:b/>
                  <w:bCs/>
                  <w:color w:val="000000"/>
                  <w:sz w:val="24"/>
                  <w:szCs w:val="24"/>
                </w:rPr>
                <w:delText>功能名称</w:delText>
              </w:r>
            </w:del>
          </w:p>
        </w:tc>
      </w:tr>
      <w:tr w14:paraId="1071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57" w:author="小马过河" w:date="2026-03-04T16:55:42Z"/>
        </w:trPr>
        <w:tc>
          <w:tcPr>
            <w:tcW w:w="1951" w:type="dxa"/>
            <w:vAlign w:val="center"/>
          </w:tcPr>
          <w:p w14:paraId="70B7321E">
            <w:pPr>
              <w:rPr>
                <w:del w:id="58" w:author="小马过河" w:date="2026-03-04T16:55:42Z"/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3729" w:type="dxa"/>
            <w:vAlign w:val="center"/>
          </w:tcPr>
          <w:p w14:paraId="3F0A9386">
            <w:pPr>
              <w:rPr>
                <w:del w:id="59" w:author="小马过河" w:date="2026-03-04T16:55:42Z"/>
                <w:rFonts w:ascii="仿宋" w:hAnsi="仿宋" w:eastAsia="仿宋"/>
                <w:szCs w:val="21"/>
              </w:rPr>
            </w:pPr>
            <w:customXmlDelRangeStart w:id="61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31307382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61"/>
                <w:del w:id="63" w:author="小马过河" w:date="2026-03-04T16:55:42Z">
                  <w:r>
                    <w:rPr>
                      <w:rFonts w:hint="eastAsia" w:ascii="仿宋" w:hAnsi="仿宋" w:eastAsia="仿宋"/>
                      <w:szCs w:val="21"/>
                    </w:rPr>
                    <w:sym w:font="Wingdings 2" w:char="F052"/>
                  </w:r>
                </w:del>
                <w:customXmlDelRangeStart w:id="65" w:author="小马过河" w:date="2026-03-04T16:55:42Z"/>
              </w:sdtContent>
            </w:sdt>
            <w:customXmlDelRangeEnd w:id="65"/>
            <w:del w:id="66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用户界面新增或变更</w:delText>
              </w:r>
            </w:del>
          </w:p>
          <w:p w14:paraId="13CA4171">
            <w:pPr>
              <w:rPr>
                <w:del w:id="67" w:author="小马过河" w:date="2026-03-04T16:55:42Z"/>
                <w:rFonts w:ascii="仿宋" w:hAnsi="仿宋" w:eastAsia="仿宋"/>
                <w:szCs w:val="21"/>
              </w:rPr>
            </w:pPr>
            <w:customXmlDelRangeStart w:id="69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8151516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69"/>
                <w:del w:id="71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73" w:author="小马过河" w:date="2026-03-04T16:55:42Z"/>
              </w:sdtContent>
            </w:sdt>
            <w:customXmlDelRangeEnd w:id="73"/>
            <w:del w:id="74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服务接口新增或变更</w:delText>
              </w:r>
            </w:del>
          </w:p>
          <w:p w14:paraId="513D43A6">
            <w:pPr>
              <w:rPr>
                <w:del w:id="75" w:author="小马过河" w:date="2026-03-04T16:55:42Z"/>
                <w:rFonts w:ascii="仿宋" w:hAnsi="仿宋" w:eastAsia="仿宋"/>
                <w:szCs w:val="21"/>
              </w:rPr>
            </w:pPr>
            <w:customXmlDelRangeStart w:id="77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627615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77"/>
                <w:del w:id="79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81" w:author="小马过河" w:date="2026-03-04T16:55:42Z"/>
              </w:sdtContent>
            </w:sdt>
            <w:customXmlDelRangeEnd w:id="81"/>
            <w:del w:id="82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数据库相关新增或变更</w:delText>
              </w:r>
            </w:del>
          </w:p>
          <w:p w14:paraId="3659089A">
            <w:pPr>
              <w:rPr>
                <w:del w:id="83" w:author="小马过河" w:date="2026-03-04T16:55:42Z"/>
                <w:rFonts w:ascii="仿宋" w:hAnsi="仿宋" w:eastAsia="仿宋"/>
                <w:szCs w:val="21"/>
              </w:rPr>
            </w:pPr>
            <w:customXmlDelRangeStart w:id="85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8499093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85"/>
                <w:del w:id="87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89" w:author="小马过河" w:date="2026-03-04T16:55:42Z"/>
              </w:sdtContent>
            </w:sdt>
            <w:customXmlDelRangeEnd w:id="89"/>
            <w:del w:id="90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批处理任务新增或变更</w:delText>
              </w:r>
            </w:del>
          </w:p>
          <w:p w14:paraId="10ABD8DC">
            <w:pPr>
              <w:rPr>
                <w:del w:id="91" w:author="小马过河" w:date="2026-03-04T16:55:42Z"/>
                <w:rFonts w:ascii="仿宋" w:hAnsi="仿宋" w:eastAsia="仿宋"/>
                <w:szCs w:val="21"/>
              </w:rPr>
            </w:pPr>
            <w:customXmlDelRangeStart w:id="93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3895497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93"/>
                <w:del w:id="95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97" w:author="小马过河" w:date="2026-03-04T16:55:42Z"/>
              </w:sdtContent>
            </w:sdt>
            <w:customXmlDelRangeEnd w:id="97"/>
            <w:del w:id="98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网络变更</w:delText>
              </w:r>
            </w:del>
          </w:p>
          <w:p w14:paraId="21011721">
            <w:pPr>
              <w:rPr>
                <w:del w:id="99" w:author="小马过河" w:date="2026-03-04T16:55:42Z"/>
                <w:rFonts w:ascii="仿宋" w:hAnsi="仿宋" w:eastAsia="仿宋"/>
                <w:szCs w:val="21"/>
              </w:rPr>
            </w:pPr>
            <w:customXmlDelRangeStart w:id="101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047055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01"/>
                <w:del w:id="103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05" w:author="小马过河" w:date="2026-03-04T16:55:42Z"/>
              </w:sdtContent>
            </w:sdt>
            <w:customXmlDelRangeEnd w:id="105"/>
            <w:del w:id="106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其他基础设施变更</w:delText>
              </w:r>
            </w:del>
          </w:p>
          <w:p w14:paraId="1B514D44">
            <w:pPr>
              <w:rPr>
                <w:del w:id="107" w:author="小马过河" w:date="2026-03-04T16:55:42Z"/>
                <w:rFonts w:ascii="仿宋" w:hAnsi="仿宋" w:eastAsia="仿宋"/>
                <w:szCs w:val="21"/>
              </w:rPr>
            </w:pPr>
            <w:customXmlDelRangeStart w:id="109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-5634936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09"/>
                <w:del w:id="111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13" w:author="小马过河" w:date="2026-03-04T16:55:42Z"/>
              </w:sdtContent>
            </w:sdt>
            <w:customXmlDelRangeEnd w:id="113"/>
            <w:del w:id="114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报表新增或变更</w:delText>
              </w:r>
            </w:del>
          </w:p>
          <w:p w14:paraId="2BAB2C64">
            <w:pPr>
              <w:rPr>
                <w:del w:id="115" w:author="小马过河" w:date="2026-03-04T16:55:42Z"/>
                <w:rFonts w:ascii="仿宋" w:hAnsi="仿宋" w:eastAsia="仿宋"/>
                <w:szCs w:val="21"/>
              </w:rPr>
            </w:pPr>
            <w:customXmlDelRangeStart w:id="117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-2142740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17"/>
                <w:del w:id="119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21" w:author="小马过河" w:date="2026-03-04T16:55:42Z"/>
              </w:sdtContent>
            </w:sdt>
            <w:customXmlDelRangeEnd w:id="121"/>
            <w:del w:id="122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模型新增或变更</w:delText>
              </w:r>
            </w:del>
          </w:p>
        </w:tc>
        <w:tc>
          <w:tcPr>
            <w:tcW w:w="2841" w:type="dxa"/>
            <w:vAlign w:val="center"/>
          </w:tcPr>
          <w:p w14:paraId="60D2C235">
            <w:pPr>
              <w:rPr>
                <w:del w:id="123" w:author="小马过河" w:date="2026-03-04T16:55:42Z"/>
                <w:rFonts w:ascii="仿宋" w:hAnsi="仿宋" w:eastAsia="仿宋"/>
                <w:szCs w:val="21"/>
              </w:rPr>
            </w:pPr>
            <w:del w:id="124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活期开户</w:delText>
              </w:r>
            </w:del>
          </w:p>
        </w:tc>
      </w:tr>
      <w:tr w14:paraId="187C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125" w:author="小马过河" w:date="2026-03-04T16:55:42Z"/>
        </w:trPr>
        <w:tc>
          <w:tcPr>
            <w:tcW w:w="1951" w:type="dxa"/>
            <w:vAlign w:val="center"/>
          </w:tcPr>
          <w:p w14:paraId="650434EC">
            <w:pPr>
              <w:rPr>
                <w:del w:id="126" w:author="小马过河" w:date="2026-03-04T16:55:42Z"/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3729" w:type="dxa"/>
            <w:vAlign w:val="center"/>
          </w:tcPr>
          <w:p w14:paraId="6D6F3340">
            <w:pPr>
              <w:rPr>
                <w:del w:id="127" w:author="小马过河" w:date="2026-03-04T16:55:42Z"/>
                <w:rFonts w:ascii="仿宋" w:hAnsi="仿宋" w:eastAsia="仿宋"/>
                <w:szCs w:val="21"/>
              </w:rPr>
            </w:pPr>
            <w:customXmlDelRangeStart w:id="129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0410186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29"/>
                <w:del w:id="131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33" w:author="小马过河" w:date="2026-03-04T16:55:42Z"/>
              </w:sdtContent>
            </w:sdt>
            <w:customXmlDelRangeEnd w:id="133"/>
            <w:del w:id="134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用户界面新增或变更</w:delText>
              </w:r>
            </w:del>
          </w:p>
          <w:p w14:paraId="5E0DFF35">
            <w:pPr>
              <w:rPr>
                <w:del w:id="135" w:author="小马过河" w:date="2026-03-04T16:55:42Z"/>
                <w:rFonts w:ascii="仿宋" w:hAnsi="仿宋" w:eastAsia="仿宋"/>
                <w:szCs w:val="21"/>
              </w:rPr>
            </w:pPr>
            <w:customXmlDelRangeStart w:id="137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66008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37"/>
                <w:del w:id="139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41" w:author="小马过河" w:date="2026-03-04T16:55:42Z"/>
              </w:sdtContent>
            </w:sdt>
            <w:customXmlDelRangeEnd w:id="141"/>
            <w:del w:id="142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服务接口新增或变更</w:delText>
              </w:r>
            </w:del>
          </w:p>
          <w:p w14:paraId="5A046FE4">
            <w:pPr>
              <w:rPr>
                <w:del w:id="143" w:author="小马过河" w:date="2026-03-04T16:55:42Z"/>
                <w:rFonts w:ascii="仿宋" w:hAnsi="仿宋" w:eastAsia="仿宋"/>
                <w:szCs w:val="21"/>
              </w:rPr>
            </w:pPr>
            <w:customXmlDelRangeStart w:id="145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0111827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45"/>
                <w:del w:id="147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49" w:author="小马过河" w:date="2026-03-04T16:55:42Z"/>
              </w:sdtContent>
            </w:sdt>
            <w:customXmlDelRangeEnd w:id="149"/>
            <w:del w:id="150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数据库相关新增或变更</w:delText>
              </w:r>
            </w:del>
          </w:p>
          <w:p w14:paraId="77455D49">
            <w:pPr>
              <w:rPr>
                <w:del w:id="151" w:author="小马过河" w:date="2026-03-04T16:55:42Z"/>
                <w:rFonts w:ascii="仿宋" w:hAnsi="仿宋" w:eastAsia="仿宋"/>
                <w:szCs w:val="21"/>
              </w:rPr>
            </w:pPr>
            <w:customXmlDelRangeStart w:id="153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7658112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53"/>
                <w:del w:id="155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57" w:author="小马过河" w:date="2026-03-04T16:55:42Z"/>
              </w:sdtContent>
            </w:sdt>
            <w:customXmlDelRangeEnd w:id="157"/>
            <w:del w:id="158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批处理任务新增或变更</w:delText>
              </w:r>
            </w:del>
          </w:p>
          <w:p w14:paraId="3B18A318">
            <w:pPr>
              <w:rPr>
                <w:del w:id="159" w:author="小马过河" w:date="2026-03-04T16:55:42Z"/>
                <w:rFonts w:ascii="仿宋" w:hAnsi="仿宋" w:eastAsia="仿宋"/>
                <w:szCs w:val="21"/>
              </w:rPr>
            </w:pPr>
            <w:customXmlDelRangeStart w:id="161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4417315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61"/>
                <w:del w:id="163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65" w:author="小马过河" w:date="2026-03-04T16:55:42Z"/>
              </w:sdtContent>
            </w:sdt>
            <w:customXmlDelRangeEnd w:id="165"/>
            <w:del w:id="166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网络变更</w:delText>
              </w:r>
            </w:del>
          </w:p>
          <w:p w14:paraId="4AFCBA7C">
            <w:pPr>
              <w:rPr>
                <w:del w:id="167" w:author="小马过河" w:date="2026-03-04T16:55:42Z"/>
                <w:rFonts w:ascii="仿宋" w:hAnsi="仿宋" w:eastAsia="仿宋"/>
                <w:szCs w:val="21"/>
              </w:rPr>
            </w:pPr>
            <w:customXmlDelRangeStart w:id="169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9273064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69"/>
                <w:del w:id="171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73" w:author="小马过河" w:date="2026-03-04T16:55:42Z"/>
              </w:sdtContent>
            </w:sdt>
            <w:customXmlDelRangeEnd w:id="173"/>
            <w:del w:id="174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其他基础设施变更</w:delText>
              </w:r>
            </w:del>
          </w:p>
          <w:p w14:paraId="35DC8069">
            <w:pPr>
              <w:rPr>
                <w:del w:id="175" w:author="小马过河" w:date="2026-03-04T16:55:42Z"/>
                <w:rFonts w:ascii="仿宋" w:hAnsi="仿宋" w:eastAsia="仿宋"/>
                <w:szCs w:val="21"/>
              </w:rPr>
            </w:pPr>
            <w:customXmlDelRangeStart w:id="177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-10567069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77"/>
                <w:del w:id="179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81" w:author="小马过河" w:date="2026-03-04T16:55:42Z"/>
              </w:sdtContent>
            </w:sdt>
            <w:customXmlDelRangeEnd w:id="181"/>
            <w:del w:id="182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报表新增或变更</w:delText>
              </w:r>
            </w:del>
          </w:p>
          <w:p w14:paraId="3B35A703">
            <w:pPr>
              <w:rPr>
                <w:del w:id="183" w:author="小马过河" w:date="2026-03-04T16:55:42Z"/>
                <w:rFonts w:ascii="仿宋" w:hAnsi="仿宋" w:eastAsia="仿宋"/>
                <w:szCs w:val="21"/>
              </w:rPr>
            </w:pPr>
            <w:customXmlDelRangeStart w:id="185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1786242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85"/>
                <w:del w:id="187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189" w:author="小马过河" w:date="2026-03-04T16:55:42Z"/>
              </w:sdtContent>
            </w:sdt>
            <w:customXmlDelRangeEnd w:id="189"/>
            <w:del w:id="190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模型新增或变更</w:delText>
              </w:r>
            </w:del>
          </w:p>
        </w:tc>
        <w:tc>
          <w:tcPr>
            <w:tcW w:w="2841" w:type="dxa"/>
            <w:vAlign w:val="center"/>
          </w:tcPr>
          <w:p w14:paraId="1454E905">
            <w:pPr>
              <w:rPr>
                <w:del w:id="191" w:author="小马过河" w:date="2026-03-04T16:55:42Z"/>
                <w:rFonts w:ascii="仿宋" w:hAnsi="仿宋" w:eastAsia="仿宋"/>
                <w:szCs w:val="21"/>
              </w:rPr>
            </w:pPr>
          </w:p>
        </w:tc>
      </w:tr>
      <w:tr w14:paraId="3451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192" w:author="小马过河" w:date="2026-03-04T16:55:42Z"/>
        </w:trPr>
        <w:tc>
          <w:tcPr>
            <w:tcW w:w="1951" w:type="dxa"/>
            <w:vAlign w:val="center"/>
          </w:tcPr>
          <w:p w14:paraId="6F6B9C7F">
            <w:pPr>
              <w:rPr>
                <w:del w:id="193" w:author="小马过河" w:date="2026-03-04T16:55:42Z"/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3729" w:type="dxa"/>
            <w:vAlign w:val="center"/>
          </w:tcPr>
          <w:p w14:paraId="0E5FAAE7">
            <w:pPr>
              <w:rPr>
                <w:del w:id="194" w:author="小马过河" w:date="2026-03-04T16:55:42Z"/>
                <w:rFonts w:ascii="仿宋" w:hAnsi="仿宋" w:eastAsia="仿宋"/>
                <w:szCs w:val="21"/>
              </w:rPr>
            </w:pPr>
            <w:customXmlDelRangeStart w:id="196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1458571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196"/>
                <w:del w:id="198" w:author="小马过河" w:date="2026-03-04T16:55:42Z">
                  <w:r>
                    <w:rPr>
                      <w:rFonts w:hint="eastAsia" w:ascii="仿宋" w:hAnsi="仿宋" w:eastAsia="仿宋"/>
                      <w:szCs w:val="21"/>
                    </w:rPr>
                    <w:sym w:font="Wingdings 2" w:char="F052"/>
                  </w:r>
                </w:del>
                <w:customXmlDelRangeStart w:id="200" w:author="小马过河" w:date="2026-03-04T16:55:42Z"/>
              </w:sdtContent>
            </w:sdt>
            <w:customXmlDelRangeEnd w:id="200"/>
            <w:del w:id="201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用户界面新增或变更</w:delText>
              </w:r>
            </w:del>
          </w:p>
          <w:p w14:paraId="072C0FA7">
            <w:pPr>
              <w:rPr>
                <w:del w:id="202" w:author="小马过河" w:date="2026-03-04T16:55:42Z"/>
                <w:rFonts w:ascii="仿宋" w:hAnsi="仿宋" w:eastAsia="仿宋"/>
                <w:szCs w:val="21"/>
              </w:rPr>
            </w:pPr>
            <w:customXmlDelRangeStart w:id="204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20274472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04"/>
                <w:del w:id="206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08" w:author="小马过河" w:date="2026-03-04T16:55:42Z"/>
              </w:sdtContent>
            </w:sdt>
            <w:customXmlDelRangeEnd w:id="208"/>
            <w:del w:id="209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服务接口新增或变更</w:delText>
              </w:r>
            </w:del>
          </w:p>
          <w:p w14:paraId="406121D4">
            <w:pPr>
              <w:rPr>
                <w:del w:id="210" w:author="小马过河" w:date="2026-03-04T16:55:42Z"/>
                <w:rFonts w:ascii="仿宋" w:hAnsi="仿宋" w:eastAsia="仿宋"/>
                <w:szCs w:val="21"/>
              </w:rPr>
            </w:pPr>
            <w:customXmlDelRangeStart w:id="212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-9307322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12"/>
                <w:del w:id="214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16" w:author="小马过河" w:date="2026-03-04T16:55:42Z"/>
              </w:sdtContent>
            </w:sdt>
            <w:customXmlDelRangeEnd w:id="216"/>
            <w:del w:id="217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数据库相关新增或变更</w:delText>
              </w:r>
            </w:del>
          </w:p>
          <w:p w14:paraId="695BA9A4">
            <w:pPr>
              <w:rPr>
                <w:del w:id="218" w:author="小马过河" w:date="2026-03-04T16:55:42Z"/>
                <w:rFonts w:ascii="仿宋" w:hAnsi="仿宋" w:eastAsia="仿宋"/>
                <w:szCs w:val="21"/>
              </w:rPr>
            </w:pPr>
            <w:customXmlDelRangeStart w:id="220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5793329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20"/>
                <w:del w:id="222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24" w:author="小马过河" w:date="2026-03-04T16:55:42Z"/>
              </w:sdtContent>
            </w:sdt>
            <w:customXmlDelRangeEnd w:id="224"/>
            <w:del w:id="225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批处理任务新增或变更</w:delText>
              </w:r>
            </w:del>
          </w:p>
          <w:p w14:paraId="7C87DA6E">
            <w:pPr>
              <w:rPr>
                <w:del w:id="226" w:author="小马过河" w:date="2026-03-04T16:55:42Z"/>
                <w:rFonts w:ascii="仿宋" w:hAnsi="仿宋" w:eastAsia="仿宋"/>
                <w:szCs w:val="21"/>
              </w:rPr>
            </w:pPr>
            <w:customXmlDelRangeStart w:id="228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6675137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28"/>
                <w:del w:id="230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32" w:author="小马过河" w:date="2026-03-04T16:55:42Z"/>
              </w:sdtContent>
            </w:sdt>
            <w:customXmlDelRangeEnd w:id="232"/>
            <w:del w:id="233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网络变更</w:delText>
              </w:r>
            </w:del>
          </w:p>
          <w:p w14:paraId="460E0BF6">
            <w:pPr>
              <w:rPr>
                <w:del w:id="234" w:author="小马过河" w:date="2026-03-04T16:55:42Z"/>
                <w:rFonts w:ascii="仿宋" w:hAnsi="仿宋" w:eastAsia="仿宋"/>
                <w:szCs w:val="21"/>
              </w:rPr>
            </w:pPr>
            <w:customXmlDelRangeStart w:id="236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669907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36"/>
                <w:del w:id="238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40" w:author="小马过河" w:date="2026-03-04T16:55:42Z"/>
              </w:sdtContent>
            </w:sdt>
            <w:customXmlDelRangeEnd w:id="240"/>
            <w:del w:id="241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其他基础设施变更</w:delText>
              </w:r>
            </w:del>
          </w:p>
          <w:p w14:paraId="61768C1F">
            <w:pPr>
              <w:rPr>
                <w:del w:id="242" w:author="小马过河" w:date="2026-03-04T16:55:42Z"/>
                <w:rFonts w:ascii="仿宋" w:hAnsi="仿宋" w:eastAsia="仿宋"/>
                <w:szCs w:val="21"/>
              </w:rPr>
            </w:pPr>
            <w:customXmlDelRangeStart w:id="244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12055930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44"/>
                <w:del w:id="246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48" w:author="小马过河" w:date="2026-03-04T16:55:42Z"/>
              </w:sdtContent>
            </w:sdt>
            <w:customXmlDelRangeEnd w:id="248"/>
            <w:del w:id="249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报表新增或变更</w:delText>
              </w:r>
            </w:del>
          </w:p>
          <w:p w14:paraId="02D3B6B6">
            <w:pPr>
              <w:rPr>
                <w:del w:id="250" w:author="小马过河" w:date="2026-03-04T16:55:42Z"/>
                <w:rFonts w:ascii="仿宋" w:hAnsi="仿宋" w:eastAsia="仿宋"/>
                <w:szCs w:val="21"/>
              </w:rPr>
            </w:pPr>
            <w:customXmlDelRangeStart w:id="252" w:author="小马过河" w:date="2026-03-04T16:55:42Z"/>
            <w:sdt>
              <w:sdtPr>
                <w:rPr>
                  <w:rFonts w:hint="eastAsia" w:ascii="仿宋" w:hAnsi="仿宋" w:eastAsia="仿宋"/>
                  <w:szCs w:val="21"/>
                </w:rPr>
                <w:id w:val="2495450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252"/>
                <w:del w:id="254" w:author="小马过河" w:date="2026-03-04T16:55:42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256" w:author="小马过河" w:date="2026-03-04T16:55:42Z"/>
              </w:sdtContent>
            </w:sdt>
            <w:customXmlDelRangeEnd w:id="256"/>
            <w:del w:id="257" w:author="小马过河" w:date="2026-03-04T16:55:42Z">
              <w:r>
                <w:rPr>
                  <w:rFonts w:hint="eastAsia" w:ascii="仿宋" w:hAnsi="仿宋" w:eastAsia="仿宋"/>
                  <w:szCs w:val="21"/>
                </w:rPr>
                <w:delText>模型新增或变更</w:delText>
              </w:r>
            </w:del>
          </w:p>
        </w:tc>
        <w:tc>
          <w:tcPr>
            <w:tcW w:w="2841" w:type="dxa"/>
            <w:vAlign w:val="center"/>
          </w:tcPr>
          <w:p w14:paraId="0F150444">
            <w:pPr>
              <w:rPr>
                <w:del w:id="258" w:author="小马过河" w:date="2026-03-04T16:55:42Z"/>
                <w:rFonts w:ascii="仿宋" w:hAnsi="仿宋" w:eastAsia="仿宋"/>
                <w:sz w:val="24"/>
                <w:szCs w:val="24"/>
              </w:rPr>
            </w:pPr>
          </w:p>
        </w:tc>
      </w:tr>
    </w:tbl>
    <w:p w14:paraId="6269E910">
      <w:pPr>
        <w:spacing w:line="360" w:lineRule="auto"/>
        <w:rPr>
          <w:del w:id="259" w:author="小马过河" w:date="2026-03-04T16:55:42Z"/>
          <w:rFonts w:ascii="仿宋" w:hAnsi="仿宋" w:eastAsia="仿宋"/>
          <w:color w:val="000000"/>
          <w:szCs w:val="21"/>
        </w:rPr>
      </w:pPr>
      <w:del w:id="260" w:author="小马过河" w:date="2026-03-04T16:55:42Z">
        <w:bookmarkStart w:id="6" w:name="_Toc1382001655"/>
        <w:r>
          <w:rPr>
            <w:rFonts w:hint="eastAsia" w:ascii="仿宋" w:hAnsi="仿宋" w:eastAsia="仿宋"/>
            <w:color w:val="FF0000"/>
            <w:szCs w:val="21"/>
          </w:rPr>
          <w:delText>注释：功能列表中所列举功能点应与软需模板中第2节“功能详细分析及设计”中各功能小节信息保持一一对应关系。</w:delText>
        </w:r>
      </w:del>
    </w:p>
    <w:p w14:paraId="2F40AA6E">
      <w:pPr>
        <w:pStyle w:val="2"/>
        <w:numPr>
          <w:ilvl w:val="0"/>
          <w:numId w:val="1"/>
        </w:numPr>
        <w:tabs>
          <w:tab w:val="clear" w:pos="432"/>
        </w:tabs>
        <w:adjustRightInd w:val="0"/>
        <w:spacing w:before="100" w:beforeAutospacing="1" w:after="100" w:afterAutospacing="1" w:line="578" w:lineRule="atLeast"/>
        <w:textAlignment w:val="baseline"/>
        <w:rPr>
          <w:rFonts w:eastAsia="仿宋"/>
          <w:bCs w:val="0"/>
          <w:kern w:val="2"/>
          <w:szCs w:val="28"/>
        </w:rPr>
      </w:pPr>
      <w:r>
        <w:rPr>
          <w:rFonts w:hint="eastAsia" w:eastAsia="仿宋"/>
          <w:bCs w:val="0"/>
          <w:kern w:val="2"/>
          <w:szCs w:val="28"/>
        </w:rPr>
        <w:t>功能详细分析及设计</w:t>
      </w:r>
      <w:bookmarkEnd w:id="6"/>
    </w:p>
    <w:p w14:paraId="5ED7158D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（此节不可裁剪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1FE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2A905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6FFB2D1C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根据项目需求，明确功能范围，依次按照</w:t>
            </w:r>
            <w:ins w:id="261" w:author="小马过河" w:date="2026-03-04T16:55:56Z">
              <w:r>
                <w:rPr>
                  <w:rFonts w:hint="eastAsia" w:ascii="宋体" w:hAnsi="宋体"/>
                  <w:i/>
                  <w:color w:val="0000FF"/>
                  <w:lang w:val="en-US" w:eastAsia="zh-CN"/>
                </w:rPr>
                <w:t>1</w:t>
              </w:r>
            </w:ins>
            <w:del w:id="262" w:author="小马过河" w:date="2026-03-04T16:55:56Z">
              <w:r>
                <w:rPr>
                  <w:rFonts w:hint="eastAsia" w:ascii="宋体" w:hAnsi="宋体"/>
                  <w:i/>
                  <w:color w:val="0000FF"/>
                </w:rPr>
                <w:delText>2</w:delText>
              </w:r>
            </w:del>
            <w:r>
              <w:rPr>
                <w:rFonts w:hint="eastAsia" w:ascii="宋体" w:hAnsi="宋体"/>
                <w:i/>
                <w:color w:val="0000FF"/>
              </w:rPr>
              <w:t>.1、</w:t>
            </w:r>
            <w:ins w:id="263" w:author="小马过河" w:date="2026-03-04T16:55:59Z">
              <w:r>
                <w:rPr>
                  <w:rFonts w:hint="eastAsia" w:ascii="宋体" w:hAnsi="宋体"/>
                  <w:i/>
                  <w:color w:val="0000FF"/>
                  <w:lang w:val="en-US" w:eastAsia="zh-CN"/>
                </w:rPr>
                <w:t>1</w:t>
              </w:r>
            </w:ins>
            <w:del w:id="264" w:author="小马过河" w:date="2026-03-04T16:55:59Z">
              <w:r>
                <w:rPr>
                  <w:rFonts w:hint="eastAsia" w:ascii="宋体" w:hAnsi="宋体"/>
                  <w:i/>
                  <w:color w:val="0000FF"/>
                </w:rPr>
                <w:delText>2</w:delText>
              </w:r>
            </w:del>
            <w:r>
              <w:rPr>
                <w:rFonts w:hint="eastAsia" w:ascii="宋体" w:hAnsi="宋体"/>
                <w:i/>
                <w:color w:val="0000FF"/>
              </w:rPr>
              <w:t>.2、</w:t>
            </w:r>
            <w:ins w:id="265" w:author="小马过河" w:date="2026-03-04T16:56:03Z">
              <w:r>
                <w:rPr>
                  <w:rFonts w:hint="eastAsia" w:ascii="宋体" w:hAnsi="宋体"/>
                  <w:i/>
                  <w:color w:val="0000FF"/>
                  <w:lang w:val="en-US" w:eastAsia="zh-CN"/>
                </w:rPr>
                <w:t>1</w:t>
              </w:r>
            </w:ins>
            <w:del w:id="266" w:author="小马过河" w:date="2026-03-04T16:56:03Z">
              <w:r>
                <w:rPr>
                  <w:rFonts w:hint="eastAsia" w:ascii="宋体" w:hAnsi="宋体"/>
                  <w:i/>
                  <w:color w:val="0000FF"/>
                </w:rPr>
                <w:delText>2</w:delText>
              </w:r>
            </w:del>
            <w:r>
              <w:rPr>
                <w:rFonts w:hint="eastAsia" w:ascii="宋体" w:hAnsi="宋体"/>
                <w:i/>
                <w:color w:val="0000FF"/>
              </w:rPr>
              <w:t>.3……章节分别各新增/改造功能的详细分析及设计</w:t>
            </w:r>
          </w:p>
        </w:tc>
      </w:tr>
    </w:tbl>
    <w:p w14:paraId="69CBDAEF"/>
    <w:p w14:paraId="4C9AFC5C">
      <w:pPr>
        <w:pStyle w:val="3"/>
        <w:keepNext w:val="0"/>
        <w:numPr>
          <w:ilvl w:val="1"/>
          <w:numId w:val="1"/>
        </w:numPr>
        <w:tabs>
          <w:tab w:val="clear" w:pos="576"/>
        </w:tabs>
        <w:autoSpaceDE w:val="0"/>
        <w:autoSpaceDN w:val="0"/>
        <w:adjustRightInd w:val="0"/>
        <w:spacing w:before="156" w:beforeLines="50" w:after="156" w:afterLines="50" w:line="360" w:lineRule="atLeast"/>
        <w:ind w:left="578" w:hanging="578"/>
        <w:textAlignment w:val="baseline"/>
        <w:rPr>
          <w:rFonts w:ascii="Times New Roman" w:hAnsi="Times New Roman" w:eastAsia="仿宋"/>
          <w:bCs w:val="0"/>
          <w:sz w:val="30"/>
          <w:szCs w:val="30"/>
        </w:rPr>
      </w:pPr>
      <w:bookmarkStart w:id="7" w:name="_Toc118689633"/>
      <w:r>
        <w:rPr>
          <w:rFonts w:hint="eastAsia" w:ascii="Times New Roman" w:hAnsi="Times New Roman" w:eastAsia="仿宋"/>
          <w:bCs w:val="0"/>
          <w:sz w:val="30"/>
          <w:szCs w:val="30"/>
        </w:rPr>
        <w:t>XXX功能</w:t>
      </w:r>
      <w:bookmarkEnd w:id="3"/>
      <w:bookmarkEnd w:id="7"/>
    </w:p>
    <w:p w14:paraId="70D020B9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bookmarkStart w:id="8" w:name="_Toc1951837415"/>
      <w:r>
        <w:rPr>
          <w:rFonts w:hint="eastAsia" w:ascii="仿宋" w:hAnsi="仿宋" w:eastAsia="仿宋"/>
        </w:rPr>
        <w:t>功能概述</w:t>
      </w:r>
      <w:bookmarkEnd w:id="8"/>
    </w:p>
    <w:tbl>
      <w:tblPr>
        <w:tblStyle w:val="29"/>
        <w:tblW w:w="8931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 w14:paraId="478EB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7B844819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功能编号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CEE0B1">
            <w:pPr>
              <w:widowControl/>
              <w:spacing w:line="360" w:lineRule="auto"/>
              <w:jc w:val="lef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功能编号无具体规则要求，主要是做为区分不同功能的唯一标识</w:t>
            </w:r>
          </w:p>
        </w:tc>
      </w:tr>
      <w:tr w14:paraId="05EFC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494E83AF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1EA012">
            <w:pPr>
              <w:widowControl/>
              <w:spacing w:line="360" w:lineRule="auto"/>
              <w:jc w:val="lef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可以为系统具体功能的名称，对服务类系统也可以描述为</w:t>
            </w:r>
            <w:r>
              <w:rPr>
                <w:rFonts w:ascii="仿宋" w:hAnsi="仿宋" w:eastAsia="仿宋"/>
                <w:szCs w:val="21"/>
              </w:rPr>
              <w:t>对功能点</w:t>
            </w:r>
            <w:r>
              <w:rPr>
                <w:rFonts w:hint="eastAsia" w:ascii="仿宋" w:hAnsi="仿宋" w:eastAsia="仿宋"/>
                <w:szCs w:val="21"/>
              </w:rPr>
              <w:t>的</w:t>
            </w:r>
            <w:r>
              <w:rPr>
                <w:rFonts w:ascii="仿宋" w:hAnsi="仿宋" w:eastAsia="仿宋"/>
                <w:szCs w:val="21"/>
              </w:rPr>
              <w:t>概要说明</w:t>
            </w:r>
          </w:p>
        </w:tc>
      </w:tr>
      <w:tr w14:paraId="2DD84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5AD98730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变更类型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2423B0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 w:cs="微软雅黑"/>
                <w:szCs w:val="21"/>
              </w:rPr>
              <w:t>请勾选此功能所涉及的一个或多个变更类型：</w:t>
            </w:r>
          </w:p>
          <w:p w14:paraId="52A677D2">
            <w:pPr>
              <w:rPr>
                <w:rFonts w:ascii="仿宋" w:hAnsi="仿宋" w:eastAsia="仿宋"/>
                <w:szCs w:val="21"/>
              </w:rPr>
            </w:pPr>
            <w:ins w:id="267" w:author="小马过河" w:date="2026-03-04T16:56:10Z">
              <w:r>
                <w:rPr>
                  <w:rFonts w:hint="eastAsia" w:ascii="MS Gothic" w:hAnsi="MS Gothic" w:eastAsia="MS Gothic"/>
                  <w:szCs w:val="21"/>
                </w:rPr>
                <w:sym w:font="Wingdings 2" w:char="0052"/>
              </w:r>
            </w:ins>
            <w:del w:id="268" w:author="小马过河" w:date="2026-03-04T16:41:04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用户界面新增或变更</w:t>
            </w:r>
          </w:p>
          <w:p w14:paraId="1379FC52">
            <w:pPr>
              <w:rPr>
                <w:rFonts w:ascii="仿宋" w:hAnsi="仿宋" w:eastAsia="仿宋"/>
                <w:szCs w:val="21"/>
              </w:rPr>
            </w:pPr>
            <w:ins w:id="269" w:author="小马过河" w:date="2026-03-04T16:41:54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70" w:author="小马过河" w:date="2026-03-04T16:41:09Z">
              <w:r>
                <w:rPr>
                  <w:rFonts w:hint="eastAsia" w:ascii="MS Gothic" w:hAnsi="MS Gothic" w:eastAsia="仿宋" w:cs="Times New Roman"/>
                  <w:kern w:val="2"/>
                  <w:sz w:val="21"/>
                  <w:szCs w:val="21"/>
                  <w:lang w:val="en-US" w:eastAsia="zh-CN" w:bidi="ar-SA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服务接口新增或变更</w:t>
            </w:r>
          </w:p>
          <w:p w14:paraId="49D1800C">
            <w:pPr>
              <w:rPr>
                <w:rFonts w:ascii="仿宋" w:hAnsi="仿宋" w:eastAsia="仿宋"/>
                <w:szCs w:val="21"/>
              </w:rPr>
            </w:pPr>
            <w:ins w:id="271" w:author="小马过河" w:date="2026-03-04T16:41:54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72" w:author="小马过河" w:date="2026-03-04T16:41:11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数据库相关新增或变更</w:t>
            </w:r>
          </w:p>
          <w:p w14:paraId="052A3749">
            <w:pPr>
              <w:rPr>
                <w:rFonts w:ascii="仿宋" w:hAnsi="仿宋" w:eastAsia="仿宋"/>
                <w:szCs w:val="21"/>
              </w:rPr>
            </w:pPr>
            <w:ins w:id="273" w:author="小马过河" w:date="2026-03-04T16:41:55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74" w:author="小马过河" w:date="2026-03-04T16:41:18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批处理任务新增或变更</w:t>
            </w:r>
          </w:p>
          <w:p w14:paraId="3F97A6B7">
            <w:pPr>
              <w:rPr>
                <w:rFonts w:ascii="仿宋" w:hAnsi="仿宋" w:eastAsia="仿宋"/>
                <w:szCs w:val="21"/>
              </w:rPr>
            </w:pPr>
            <w:ins w:id="275" w:author="小马过河" w:date="2026-03-04T16:41:55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76" w:author="小马过河" w:date="2026-03-04T16:41:23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网络变更</w:t>
            </w:r>
          </w:p>
          <w:p w14:paraId="13B05EA3">
            <w:pPr>
              <w:widowControl/>
              <w:spacing w:line="360" w:lineRule="auto"/>
              <w:jc w:val="left"/>
              <w:rPr>
                <w:rFonts w:ascii="仿宋" w:hAnsi="仿宋" w:eastAsia="仿宋"/>
                <w:szCs w:val="21"/>
              </w:rPr>
            </w:pPr>
            <w:ins w:id="277" w:author="小马过河" w:date="2026-03-04T16:41:56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78" w:author="小马过河" w:date="2026-03-04T16:41:25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其他基础设施变更</w:t>
            </w:r>
          </w:p>
          <w:p w14:paraId="7CB74D18">
            <w:pPr>
              <w:rPr>
                <w:rFonts w:ascii="仿宋" w:hAnsi="仿宋" w:eastAsia="仿宋"/>
                <w:szCs w:val="21"/>
              </w:rPr>
            </w:pPr>
            <w:ins w:id="279" w:author="小马过河" w:date="2026-03-04T16:41:56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80" w:author="小马过河" w:date="2026-03-04T16:41:27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报表新增或变更</w:t>
            </w:r>
          </w:p>
          <w:p w14:paraId="37E380FD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ins w:id="281" w:author="小马过河" w:date="2026-03-04T16:41:57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282" w:author="小马过河" w:date="2026-03-04T16:41:29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模型新增或变更</w:t>
            </w:r>
          </w:p>
        </w:tc>
      </w:tr>
      <w:tr w14:paraId="06F45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5C3BD377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功能触发入口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2C5CE2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szCs w:val="21"/>
              </w:rPr>
              <w:t>描述此功能如何才能触发</w:t>
            </w:r>
          </w:p>
        </w:tc>
      </w:tr>
      <w:tr w14:paraId="3DDA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1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66A50F21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425C46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szCs w:val="21"/>
              </w:rPr>
              <w:t>请简要描述该功能实现的内容</w:t>
            </w:r>
          </w:p>
        </w:tc>
      </w:tr>
    </w:tbl>
    <w:p w14:paraId="0D7EF45C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bookmarkStart w:id="9" w:name="_Toc1718725980"/>
      <w:r>
        <w:rPr>
          <w:rFonts w:hint="eastAsia" w:ascii="仿宋" w:hAnsi="仿宋" w:eastAsia="仿宋"/>
        </w:rPr>
        <w:t>逻辑流程图</w:t>
      </w:r>
      <w:bookmarkEnd w:id="9"/>
    </w:p>
    <w:p w14:paraId="5A71356D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6956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B85CB">
            <w:pPr>
              <w:rPr>
                <w:rFonts w:ascii="宋体" w:hAnsi="宋体"/>
                <w:i/>
                <w:color w:val="FF00FF"/>
              </w:rPr>
            </w:pPr>
            <w:r>
              <w:rPr>
                <w:rFonts w:ascii="宋体" w:hAnsi="宋体"/>
                <w:i/>
                <w:color w:val="FF00FF"/>
              </w:rPr>
              <w:fldChar w:fldCharType="begin"/>
            </w:r>
            <w:r>
              <w:rPr>
                <w:rFonts w:ascii="宋体" w:hAnsi="宋体"/>
                <w:i/>
                <w:color w:val="FF00FF"/>
              </w:rPr>
              <w:instrText xml:space="preserve"> MACROBUTTON  TableDeleteTable 双击此处添加 </w:instrText>
            </w:r>
            <w:r>
              <w:rPr>
                <w:rFonts w:ascii="宋体" w:hAnsi="宋体"/>
                <w:i/>
                <w:color w:val="FF00FF"/>
              </w:rPr>
              <w:fldChar w:fldCharType="end"/>
            </w:r>
          </w:p>
          <w:p w14:paraId="6EE88580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根据项目需求，应从从系统设计及实现角度描述新增/改造功能的逻辑流程图。逻辑流程图应</w:t>
            </w:r>
            <w:r>
              <w:rPr>
                <w:rFonts w:ascii="宋体" w:hAnsi="宋体"/>
                <w:i/>
                <w:color w:val="0000FF"/>
              </w:rPr>
              <w:t>与“处理逻辑”章节互补，</w:t>
            </w:r>
            <w:r>
              <w:rPr>
                <w:rFonts w:hint="eastAsia" w:ascii="宋体" w:hAnsi="宋体"/>
                <w:i/>
                <w:color w:val="0000FF"/>
              </w:rPr>
              <w:t>逻辑流程图</w:t>
            </w:r>
            <w:r>
              <w:rPr>
                <w:rFonts w:ascii="宋体" w:hAnsi="宋体"/>
                <w:i/>
                <w:color w:val="0000FF"/>
              </w:rPr>
              <w:t>可以是UML中的时序图、活动图或协作图等</w:t>
            </w:r>
            <w:r>
              <w:rPr>
                <w:rFonts w:hint="eastAsia" w:ascii="宋体" w:hAnsi="宋体"/>
                <w:i/>
                <w:color w:val="0000FF"/>
              </w:rPr>
              <w:t>。</w:t>
            </w:r>
          </w:p>
        </w:tc>
      </w:tr>
    </w:tbl>
    <w:p w14:paraId="32D337BA"/>
    <w:p w14:paraId="6C0DAE0A">
      <w:pPr>
        <w:rPr>
          <w:rFonts w:ascii="仿宋" w:hAnsi="仿宋" w:eastAsia="仿宋"/>
          <w:szCs w:val="21"/>
        </w:rPr>
      </w:pPr>
    </w:p>
    <w:p w14:paraId="63DA9CCF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bookmarkStart w:id="10" w:name="_Toc825010063"/>
      <w:r>
        <w:rPr>
          <w:rFonts w:hint="eastAsia" w:ascii="仿宋" w:hAnsi="仿宋" w:eastAsia="仿宋"/>
        </w:rPr>
        <w:t>U</w:t>
      </w:r>
      <w:r>
        <w:rPr>
          <w:rFonts w:ascii="仿宋" w:hAnsi="仿宋" w:eastAsia="仿宋"/>
        </w:rPr>
        <w:t>I</w:t>
      </w:r>
      <w:r>
        <w:rPr>
          <w:rFonts w:hint="eastAsia" w:ascii="仿宋" w:hAnsi="仿宋" w:eastAsia="仿宋"/>
        </w:rPr>
        <w:t>模型图</w:t>
      </w:r>
      <w:bookmarkEnd w:id="10"/>
    </w:p>
    <w:p w14:paraId="54BE8FAF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383F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B084A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2F99BEF3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根据项目需求，如涉及U</w:t>
            </w:r>
            <w:r>
              <w:rPr>
                <w:rFonts w:ascii="宋体" w:hAnsi="宋体"/>
                <w:i/>
                <w:color w:val="0000FF"/>
              </w:rPr>
              <w:t>I</w:t>
            </w:r>
            <w:r>
              <w:rPr>
                <w:rFonts w:hint="eastAsia" w:ascii="宋体" w:hAnsi="宋体"/>
                <w:i/>
                <w:color w:val="0000FF"/>
              </w:rPr>
              <w:t>界面新增或修改，请附上新增/改造功能的U</w:t>
            </w:r>
            <w:r>
              <w:rPr>
                <w:rFonts w:ascii="宋体" w:hAnsi="宋体"/>
                <w:i/>
                <w:color w:val="0000FF"/>
              </w:rPr>
              <w:t>I</w:t>
            </w:r>
            <w:r>
              <w:rPr>
                <w:rFonts w:hint="eastAsia" w:ascii="宋体" w:hAnsi="宋体"/>
                <w:i/>
                <w:color w:val="0000FF"/>
              </w:rPr>
              <w:t>设计图。数据信息部可在此处添加报表表样。</w:t>
            </w:r>
          </w:p>
        </w:tc>
      </w:tr>
    </w:tbl>
    <w:p w14:paraId="6B0900BD">
      <w:pPr>
        <w:spacing w:line="360" w:lineRule="auto"/>
        <w:rPr>
          <w:rFonts w:ascii="仿宋" w:hAnsi="仿宋" w:eastAsia="仿宋" w:cs="Arial"/>
          <w:sz w:val="28"/>
          <w:szCs w:val="28"/>
        </w:rPr>
      </w:pPr>
      <w:r>
        <w:drawing>
          <wp:inline distT="0" distB="0" distL="0" distR="0">
            <wp:extent cx="5274310" cy="3186430"/>
            <wp:effectExtent l="0" t="0" r="254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3976">
      <w:pPr>
        <w:ind w:firstLine="484" w:firstLineChars="202"/>
        <w:rPr>
          <w:rFonts w:ascii="仿宋" w:hAnsi="仿宋" w:eastAsia="仿宋" w:cs="Arial"/>
          <w:sz w:val="24"/>
          <w:szCs w:val="24"/>
        </w:rPr>
      </w:pPr>
    </w:p>
    <w:p w14:paraId="469F45CC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bookmarkStart w:id="11" w:name="_Toc388869183"/>
      <w:bookmarkStart w:id="12" w:name="_Toc388869054"/>
      <w:bookmarkStart w:id="13" w:name="_Toc1789703809"/>
      <w:r>
        <w:rPr>
          <w:rFonts w:hint="eastAsia" w:ascii="仿宋" w:hAnsi="仿宋" w:eastAsia="仿宋"/>
        </w:rPr>
        <w:t>处理</w:t>
      </w:r>
      <w:bookmarkEnd w:id="11"/>
      <w:bookmarkEnd w:id="12"/>
      <w:r>
        <w:rPr>
          <w:rFonts w:hint="eastAsia" w:ascii="仿宋" w:hAnsi="仿宋" w:eastAsia="仿宋"/>
        </w:rPr>
        <w:t>逻辑</w:t>
      </w:r>
      <w:bookmarkEnd w:id="13"/>
    </w:p>
    <w:p w14:paraId="66DA0264">
      <w:pPr>
        <w:pStyle w:val="28"/>
        <w:ind w:firstLine="0" w:firstLineChars="0"/>
        <w:rPr>
          <w:ins w:id="283" w:author="小马过河" w:date="2026-03-04T16:56:39Z"/>
          <w:color w:val="C00000"/>
        </w:rPr>
      </w:pPr>
      <w:ins w:id="284" w:author="小马过河" w:date="2026-03-04T16:56:39Z">
        <w:r>
          <w:rPr>
            <w:rFonts w:hint="eastAsia"/>
            <w:color w:val="FF0000"/>
            <w:szCs w:val="20"/>
          </w:rPr>
          <w:t>（此小节必选</w:t>
        </w:r>
      </w:ins>
      <w:ins w:id="285" w:author="小马过河" w:date="2026-03-04T16:56:39Z">
        <w:r>
          <w:rPr>
            <w:rFonts w:hint="eastAsia"/>
            <w:color w:val="C00000"/>
          </w:rPr>
          <w:t>)</w:t>
        </w:r>
      </w:ins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F27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  <w:ins w:id="286" w:author="小马过河" w:date="2026-03-04T16:56:39Z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9C6C08">
            <w:pPr>
              <w:spacing w:before="50" w:after="50"/>
              <w:rPr>
                <w:ins w:id="287" w:author="小马过河" w:date="2026-03-04T16:56:39Z"/>
                <w:rFonts w:ascii="仿宋" w:hAnsi="仿宋" w:eastAsia="仿宋"/>
                <w:b/>
                <w:sz w:val="24"/>
              </w:rPr>
            </w:pPr>
            <w:ins w:id="288" w:author="小马过河" w:date="2026-03-04T16:56:39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begin"/>
              </w:r>
            </w:ins>
            <w:ins w:id="289" w:author="小马过河" w:date="2026-03-04T16:56:39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instrText xml:space="preserve"> MACROBUTTON  TableDeleteTable &lt;双击此处，隐去以下编写指引&gt; </w:instrText>
              </w:r>
            </w:ins>
            <w:ins w:id="290" w:author="小马过河" w:date="2026-03-04T16:56:39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end"/>
              </w:r>
            </w:ins>
          </w:p>
          <w:p w14:paraId="3BA32D20">
            <w:pPr>
              <w:rPr>
                <w:ins w:id="291" w:author="小马过河" w:date="2026-03-04T16:56:39Z"/>
                <w:rFonts w:hint="eastAsia" w:ascii="宋体" w:hAnsi="宋体"/>
                <w:i/>
                <w:color w:val="0000FF"/>
              </w:rPr>
            </w:pPr>
            <w:ins w:id="292" w:author="小马过河" w:date="2026-03-04T16:56:39Z">
              <w:r>
                <w:rPr>
                  <w:rFonts w:hint="eastAsia" w:ascii="宋体" w:hAnsi="宋体"/>
                  <w:i/>
                  <w:color w:val="0000FF"/>
                </w:rPr>
                <w:t>根据项目需求，如涉及具体处理逻辑新增或修改，需描述新增/改造功能具体的操作逻辑、算法逻辑、约束检查等相关设计。</w:t>
              </w:r>
            </w:ins>
          </w:p>
          <w:p w14:paraId="2AD392F3">
            <w:pPr>
              <w:rPr>
                <w:ins w:id="293" w:author="小马过河" w:date="2026-03-04T16:56:39Z"/>
                <w:rFonts w:ascii="仿宋" w:hAnsi="仿宋" w:eastAsia="仿宋"/>
                <w:i/>
                <w:iCs/>
                <w:color w:val="0000FF"/>
                <w:szCs w:val="21"/>
              </w:rPr>
            </w:pPr>
            <w:ins w:id="294" w:author="小马过河" w:date="2026-03-04T16:56:39Z">
              <w:r>
                <w:rPr>
                  <w:i/>
                  <w:iCs/>
                  <w:color w:val="0000FF"/>
                </w:rPr>
                <w:t>“操作逻辑”</w:t>
              </w:r>
            </w:ins>
            <w:ins w:id="295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可以侧重从系统操作层面描述此功能逻辑性。</w:t>
              </w:r>
            </w:ins>
          </w:p>
          <w:p w14:paraId="633C9132">
            <w:pPr>
              <w:rPr>
                <w:ins w:id="296" w:author="小马过河" w:date="2026-03-04T16:56:39Z"/>
                <w:rFonts w:ascii="仿宋" w:hAnsi="仿宋" w:eastAsia="仿宋"/>
                <w:i/>
                <w:iCs/>
                <w:color w:val="0000FF"/>
                <w:szCs w:val="21"/>
              </w:rPr>
            </w:pPr>
            <w:ins w:id="297" w:author="小马过河" w:date="2026-03-04T16:56:39Z">
              <w:r>
                <w:rPr>
                  <w:i/>
                  <w:iCs/>
                  <w:color w:val="0000FF"/>
                </w:rPr>
                <w:t>“算法逻辑”</w:t>
              </w:r>
            </w:ins>
            <w:ins w:id="298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属于解决问题的思路、方法或步骤（不依赖特定的编程语言）</w:t>
              </w:r>
            </w:ins>
            <w:ins w:id="299" w:author="小马过河" w:date="2026-03-04T16:56:39Z">
              <w:r>
                <w:rPr>
                  <w:i/>
                  <w:iCs/>
                  <w:color w:val="0000FF"/>
                </w:rPr>
                <w:t>，</w:t>
              </w:r>
            </w:ins>
            <w:ins w:id="300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可以是通过自然语言对逻辑流程图的阐述。</w:t>
              </w:r>
            </w:ins>
          </w:p>
          <w:p w14:paraId="5EF74C50">
            <w:pPr>
              <w:rPr>
                <w:ins w:id="301" w:author="小马过河" w:date="2026-03-04T16:56:39Z"/>
                <w:rFonts w:ascii="仿宋" w:hAnsi="仿宋" w:eastAsia="仿宋"/>
                <w:i/>
                <w:iCs/>
                <w:color w:val="0000FF"/>
                <w:szCs w:val="21"/>
              </w:rPr>
            </w:pPr>
            <w:ins w:id="302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“约束检查”可以是</w:t>
              </w:r>
            </w:ins>
            <w:ins w:id="303" w:author="小马过河" w:date="2026-03-04T16:56:39Z">
              <w:r>
                <w:rPr>
                  <w:i/>
                  <w:iCs/>
                  <w:color w:val="0000FF"/>
                </w:rPr>
                <w:t>字段长度</w:t>
              </w:r>
            </w:ins>
            <w:ins w:id="304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约束</w:t>
              </w:r>
            </w:ins>
            <w:ins w:id="305" w:author="小马过河" w:date="2026-03-04T16:56:39Z">
              <w:r>
                <w:rPr>
                  <w:i/>
                  <w:iCs/>
                  <w:color w:val="0000FF"/>
                </w:rPr>
                <w:t>、</w:t>
              </w:r>
            </w:ins>
            <w:ins w:id="306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字段类型约束、</w:t>
              </w:r>
            </w:ins>
            <w:ins w:id="307" w:author="小马过河" w:date="2026-03-04T16:56:39Z">
              <w:r>
                <w:rPr>
                  <w:i/>
                  <w:iCs/>
                  <w:color w:val="0000FF"/>
                </w:rPr>
                <w:t>状态类型</w:t>
              </w:r>
            </w:ins>
            <w:ins w:id="308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约束</w:t>
              </w:r>
            </w:ins>
            <w:ins w:id="309" w:author="小马过河" w:date="2026-03-04T16:56:39Z">
              <w:r>
                <w:rPr>
                  <w:i/>
                  <w:iCs/>
                  <w:color w:val="0000FF"/>
                </w:rPr>
                <w:t>等</w:t>
              </w:r>
            </w:ins>
            <w:ins w:id="310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等</w:t>
              </w:r>
            </w:ins>
            <w:ins w:id="311" w:author="小马过河" w:date="2026-03-04T16:56:39Z">
              <w:r>
                <w:rPr>
                  <w:i/>
                  <w:iCs/>
                  <w:color w:val="0000FF"/>
                </w:rPr>
                <w:t>，便于</w:t>
              </w:r>
            </w:ins>
            <w:ins w:id="312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开发人员和</w:t>
              </w:r>
            </w:ins>
            <w:ins w:id="313" w:author="小马过河" w:date="2026-03-04T16:56:39Z">
              <w:r>
                <w:rPr>
                  <w:i/>
                  <w:iCs/>
                  <w:color w:val="0000FF"/>
                </w:rPr>
                <w:t>测试人员进行边界值</w:t>
              </w:r>
            </w:ins>
            <w:ins w:id="314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设计与验证</w:t>
              </w:r>
            </w:ins>
            <w:ins w:id="315" w:author="小马过河" w:date="2026-03-04T16:56:39Z">
              <w:r>
                <w:rPr>
                  <w:i/>
                  <w:iCs/>
                  <w:color w:val="0000FF"/>
                </w:rPr>
                <w:t>。</w:t>
              </w:r>
            </w:ins>
          </w:p>
          <w:p w14:paraId="0A459D4D">
            <w:pPr>
              <w:rPr>
                <w:ins w:id="316" w:author="小马过河" w:date="2026-03-04T16:56:39Z"/>
                <w:rFonts w:ascii="方正楷体简体" w:eastAsia="方正楷体简体"/>
                <w:i/>
                <w:color w:val="0000FF"/>
              </w:rPr>
            </w:pPr>
            <w:ins w:id="317" w:author="小马过河" w:date="2026-03-04T16:56:39Z">
              <w:r>
                <w:rPr>
                  <w:rFonts w:hint="eastAsia"/>
                  <w:i/>
                  <w:iCs/>
                  <w:color w:val="0000FF"/>
                  <w:lang w:val="en-US" w:eastAsia="zh-CN"/>
                </w:rPr>
                <w:t>也</w:t>
              </w:r>
            </w:ins>
            <w:ins w:id="318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t>可以不仅限于软需模板中提供的细分角度编写，支持再扩充其他细分维度做分析编写。</w:t>
              </w:r>
            </w:ins>
          </w:p>
        </w:tc>
      </w:tr>
    </w:tbl>
    <w:p w14:paraId="3D695E23">
      <w:pPr>
        <w:rPr>
          <w:ins w:id="319" w:author="小马过河" w:date="2026-03-04T16:56:39Z"/>
        </w:rPr>
      </w:pPr>
    </w:p>
    <w:p w14:paraId="293E2469">
      <w:pPr>
        <w:rPr>
          <w:ins w:id="320" w:author="小马过河" w:date="2026-03-04T16:56:39Z"/>
          <w:rFonts w:ascii="仿宋" w:hAnsi="仿宋" w:eastAsia="仿宋"/>
          <w:szCs w:val="21"/>
        </w:rPr>
      </w:pPr>
      <w:ins w:id="321" w:author="小马过河" w:date="2026-03-04T16:56:39Z">
        <w:r>
          <w:rPr>
            <w:rFonts w:hint="eastAsia" w:ascii="仿宋" w:hAnsi="仿宋" w:eastAsia="仿宋"/>
            <w:szCs w:val="21"/>
          </w:rPr>
          <w:t>XXXX</w:t>
        </w:r>
      </w:ins>
    </w:p>
    <w:p w14:paraId="67458C75">
      <w:pPr>
        <w:pStyle w:val="28"/>
        <w:ind w:firstLine="0" w:firstLineChars="0"/>
        <w:rPr>
          <w:del w:id="322" w:author="小马过河" w:date="2026-03-04T16:56:39Z"/>
          <w:color w:val="C00000"/>
        </w:rPr>
      </w:pPr>
      <w:del w:id="323" w:author="小马过河" w:date="2026-03-04T16:56:39Z">
        <w:r>
          <w:rPr>
            <w:rFonts w:hint="eastAsia"/>
            <w:color w:val="FF0000"/>
            <w:szCs w:val="20"/>
          </w:rPr>
          <w:delText>（此小节必选</w:delText>
        </w:r>
      </w:del>
      <w:del w:id="324" w:author="小马过河" w:date="2026-03-04T16:56:39Z">
        <w:r>
          <w:rPr>
            <w:rFonts w:hint="eastAsia"/>
            <w:color w:val="C00000"/>
          </w:rPr>
          <w:delText>)</w:delText>
        </w:r>
      </w:del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2F24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  <w:del w:id="325" w:author="小马过河" w:date="2026-03-04T16:56:39Z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2A4D2D">
            <w:pPr>
              <w:spacing w:before="50" w:after="50"/>
              <w:rPr>
                <w:del w:id="326" w:author="小马过河" w:date="2026-03-04T16:56:39Z"/>
                <w:rFonts w:ascii="仿宋" w:hAnsi="仿宋" w:eastAsia="仿宋"/>
                <w:b/>
                <w:sz w:val="24"/>
              </w:rPr>
            </w:pPr>
            <w:del w:id="327" w:author="小马过河" w:date="2026-03-04T16:56:39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begin"/>
              </w:r>
            </w:del>
            <w:del w:id="328" w:author="小马过河" w:date="2026-03-04T16:56:39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delInstrText xml:space="preserve"> MACROBUTTON  TableDeleteTable &lt;双击此处，隐去以下编写指引&gt; </w:delInstrText>
              </w:r>
            </w:del>
            <w:del w:id="329" w:author="小马过河" w:date="2026-03-04T16:56:39Z">
              <w:r>
                <w:rPr>
                  <w:rFonts w:ascii="仿宋" w:hAnsi="仿宋" w:eastAsia="仿宋"/>
                  <w:b/>
                  <w:color w:val="FF0000"/>
                  <w:sz w:val="24"/>
                </w:rPr>
                <w:fldChar w:fldCharType="end"/>
              </w:r>
            </w:del>
          </w:p>
          <w:p w14:paraId="5BDFAE08">
            <w:pPr>
              <w:rPr>
                <w:del w:id="330" w:author="小马过河" w:date="2026-03-04T16:56:39Z"/>
                <w:rFonts w:ascii="方正楷体简体" w:eastAsia="方正楷体简体"/>
                <w:i/>
                <w:color w:val="0000FF"/>
              </w:rPr>
            </w:pPr>
            <w:del w:id="331" w:author="小马过河" w:date="2026-03-04T16:56:39Z">
              <w:r>
                <w:rPr>
                  <w:rFonts w:hint="eastAsia" w:ascii="宋体" w:hAnsi="宋体"/>
                  <w:i/>
                  <w:color w:val="0000FF"/>
                </w:rPr>
                <w:delText>根据项目需求，如涉及具体处理逻辑新增或修改，需描述新增/改造功能具体的操作逻辑、算法逻辑、约束检查等相关设计。</w:delText>
              </w:r>
            </w:del>
            <w:del w:id="332" w:author="小马过河" w:date="2026-03-04T16:56:39Z">
              <w:r>
                <w:rPr>
                  <w:rFonts w:hint="eastAsia"/>
                  <w:i/>
                  <w:iCs/>
                  <w:color w:val="0000FF"/>
                </w:rPr>
                <w:delText>处理逻辑部分可以不仅限于软需模板中提供的细分角度编写，支持再扩充其他细分维度做分析编写；同时，对于并不擅长对阐述内容进行细分的编写人员，也可以考虑做处理逻辑的整体性编写，但同样必须满足内容完整，思路清晰，有迹可循。</w:delText>
              </w:r>
            </w:del>
          </w:p>
        </w:tc>
      </w:tr>
    </w:tbl>
    <w:p w14:paraId="21433B78">
      <w:pPr>
        <w:rPr>
          <w:del w:id="333" w:author="小马过河" w:date="2026-03-04T16:56:39Z"/>
        </w:rPr>
      </w:pPr>
    </w:p>
    <w:p w14:paraId="2B4D2F9B">
      <w:pPr>
        <w:pStyle w:val="5"/>
        <w:rPr>
          <w:del w:id="334" w:author="小马过河" w:date="2026-03-04T16:56:39Z"/>
          <w:rFonts w:asciiTheme="majorEastAsia" w:hAnsiTheme="majorEastAsia" w:eastAsiaTheme="majorEastAsia"/>
        </w:rPr>
      </w:pPr>
      <w:del w:id="335" w:author="小马过河" w:date="2026-03-04T16:56:39Z">
        <w:bookmarkStart w:id="14" w:name="_Toc388380972"/>
        <w:bookmarkStart w:id="15" w:name="_Toc388869184"/>
        <w:bookmarkStart w:id="16" w:name="_Toc1895957981"/>
        <w:bookmarkStart w:id="17" w:name="_Toc388869055"/>
        <w:r>
          <w:rPr>
            <w:rFonts w:hint="eastAsia" w:asciiTheme="majorEastAsia" w:hAnsiTheme="majorEastAsia" w:eastAsiaTheme="majorEastAsia"/>
          </w:rPr>
          <w:delText>操作逻辑</w:delText>
        </w:r>
        <w:bookmarkEnd w:id="14"/>
        <w:bookmarkEnd w:id="15"/>
        <w:bookmarkEnd w:id="16"/>
        <w:bookmarkEnd w:id="17"/>
      </w:del>
    </w:p>
    <w:p w14:paraId="3D3F2616">
      <w:pPr>
        <w:rPr>
          <w:del w:id="336" w:author="小马过河" w:date="2026-03-04T16:56:39Z"/>
          <w:rFonts w:ascii="仿宋" w:hAnsi="仿宋" w:eastAsia="仿宋"/>
          <w:i/>
          <w:iCs/>
          <w:color w:val="0000FF"/>
          <w:szCs w:val="21"/>
        </w:rPr>
      </w:pPr>
      <w:del w:id="337" w:author="小马过河" w:date="2026-03-04T16:56:39Z">
        <w:r>
          <w:rPr>
            <w:i/>
            <w:iCs/>
            <w:color w:val="0000FF"/>
          </w:rPr>
          <w:delText>“操作逻辑”</w:delText>
        </w:r>
      </w:del>
      <w:del w:id="338" w:author="小马过河" w:date="2026-03-04T16:56:39Z">
        <w:r>
          <w:rPr>
            <w:rFonts w:hint="eastAsia"/>
            <w:i/>
            <w:iCs/>
            <w:color w:val="0000FF"/>
          </w:rPr>
          <w:delText>可以侧重从系统操作层面描述此功能逻辑性。</w:delText>
        </w:r>
      </w:del>
    </w:p>
    <w:p w14:paraId="3C344B72">
      <w:pPr>
        <w:rPr>
          <w:del w:id="339" w:author="小马过河" w:date="2026-03-04T16:56:39Z"/>
          <w:rFonts w:ascii="仿宋" w:hAnsi="仿宋" w:eastAsia="仿宋"/>
          <w:szCs w:val="21"/>
        </w:rPr>
      </w:pPr>
    </w:p>
    <w:p w14:paraId="4B280BF3">
      <w:pPr>
        <w:rPr>
          <w:del w:id="340" w:author="小马过河" w:date="2026-03-04T16:56:39Z"/>
          <w:rFonts w:ascii="仿宋" w:hAnsi="仿宋" w:eastAsia="仿宋"/>
          <w:szCs w:val="21"/>
        </w:rPr>
      </w:pPr>
      <w:del w:id="341" w:author="小马过河" w:date="2026-03-04T16:56:39Z">
        <w:r>
          <w:rPr>
            <w:rFonts w:ascii="仿宋" w:hAnsi="仿宋" w:eastAsia="仿宋"/>
            <w:szCs w:val="21"/>
          </w:rPr>
          <w:delText>XXXX</w:delText>
        </w:r>
      </w:del>
    </w:p>
    <w:p w14:paraId="5A5F3D6C">
      <w:pPr>
        <w:pStyle w:val="5"/>
        <w:rPr>
          <w:del w:id="342" w:author="小马过河" w:date="2026-03-04T16:56:39Z"/>
          <w:rFonts w:asciiTheme="majorEastAsia" w:hAnsiTheme="majorEastAsia" w:eastAsiaTheme="majorEastAsia"/>
        </w:rPr>
      </w:pPr>
      <w:del w:id="343" w:author="小马过河" w:date="2026-03-04T16:56:39Z">
        <w:bookmarkStart w:id="18" w:name="_Toc1003432481"/>
        <w:bookmarkStart w:id="19" w:name="_Toc388869056"/>
        <w:bookmarkStart w:id="20" w:name="_Toc388869185"/>
        <w:bookmarkStart w:id="21" w:name="_Toc388380973"/>
        <w:r>
          <w:rPr>
            <w:rFonts w:hint="eastAsia" w:asciiTheme="majorEastAsia" w:hAnsiTheme="majorEastAsia" w:eastAsiaTheme="majorEastAsia"/>
          </w:rPr>
          <w:delText>算法逻辑</w:delText>
        </w:r>
        <w:bookmarkEnd w:id="18"/>
      </w:del>
    </w:p>
    <w:p w14:paraId="5261F7E6">
      <w:pPr>
        <w:rPr>
          <w:del w:id="344" w:author="小马过河" w:date="2026-03-04T16:56:39Z"/>
          <w:rFonts w:ascii="仿宋" w:hAnsi="仿宋" w:eastAsia="仿宋"/>
          <w:i/>
          <w:iCs/>
          <w:color w:val="0000FF"/>
          <w:szCs w:val="21"/>
        </w:rPr>
      </w:pPr>
      <w:del w:id="345" w:author="小马过河" w:date="2026-03-04T16:56:39Z">
        <w:r>
          <w:rPr>
            <w:i/>
            <w:iCs/>
            <w:color w:val="0000FF"/>
          </w:rPr>
          <w:delText>“算法逻辑”</w:delText>
        </w:r>
      </w:del>
      <w:del w:id="346" w:author="小马过河" w:date="2026-03-04T16:56:39Z">
        <w:r>
          <w:rPr>
            <w:rFonts w:hint="eastAsia"/>
            <w:i/>
            <w:iCs/>
            <w:color w:val="0000FF"/>
          </w:rPr>
          <w:delText>属于解决问题的思路、方法或步骤（不依赖特定的编程语言）</w:delText>
        </w:r>
      </w:del>
      <w:del w:id="347" w:author="小马过河" w:date="2026-03-04T16:56:39Z">
        <w:r>
          <w:rPr>
            <w:i/>
            <w:iCs/>
            <w:color w:val="0000FF"/>
          </w:rPr>
          <w:delText>，</w:delText>
        </w:r>
      </w:del>
      <w:del w:id="348" w:author="小马过河" w:date="2026-03-04T16:56:39Z">
        <w:r>
          <w:rPr>
            <w:rFonts w:hint="eastAsia"/>
            <w:i/>
            <w:iCs/>
            <w:color w:val="0000FF"/>
          </w:rPr>
          <w:delText>可以是通过自然语言对逻辑流程图的阐述。</w:delText>
        </w:r>
      </w:del>
    </w:p>
    <w:p w14:paraId="6CA6B45B">
      <w:pPr>
        <w:rPr>
          <w:del w:id="349" w:author="小马过河" w:date="2026-03-04T16:56:39Z"/>
          <w:rFonts w:ascii="仿宋" w:hAnsi="仿宋" w:eastAsia="仿宋"/>
          <w:szCs w:val="21"/>
        </w:rPr>
      </w:pPr>
    </w:p>
    <w:p w14:paraId="12C43167">
      <w:pPr>
        <w:rPr>
          <w:del w:id="350" w:author="小马过河" w:date="2026-03-04T16:56:39Z"/>
          <w:rFonts w:ascii="仿宋" w:hAnsi="仿宋" w:eastAsia="仿宋"/>
          <w:szCs w:val="21"/>
        </w:rPr>
      </w:pPr>
      <w:del w:id="351" w:author="小马过河" w:date="2026-03-04T16:56:39Z">
        <w:r>
          <w:rPr>
            <w:rFonts w:hint="eastAsia" w:ascii="仿宋" w:hAnsi="仿宋" w:eastAsia="仿宋"/>
            <w:szCs w:val="21"/>
          </w:rPr>
          <w:delText>XXXX</w:delText>
        </w:r>
      </w:del>
    </w:p>
    <w:p w14:paraId="0BA7F5BE">
      <w:pPr>
        <w:pStyle w:val="5"/>
        <w:rPr>
          <w:del w:id="352" w:author="小马过河" w:date="2026-03-04T16:56:39Z"/>
          <w:rFonts w:asciiTheme="majorEastAsia" w:hAnsiTheme="majorEastAsia" w:eastAsiaTheme="majorEastAsia"/>
        </w:rPr>
      </w:pPr>
      <w:del w:id="353" w:author="小马过河" w:date="2026-03-04T16:56:39Z">
        <w:bookmarkStart w:id="22" w:name="_Toc500628276"/>
        <w:r>
          <w:rPr>
            <w:rFonts w:hint="eastAsia" w:asciiTheme="majorEastAsia" w:hAnsiTheme="majorEastAsia" w:eastAsiaTheme="majorEastAsia"/>
          </w:rPr>
          <w:delText>约束检查</w:delText>
        </w:r>
        <w:bookmarkEnd w:id="19"/>
        <w:bookmarkEnd w:id="20"/>
        <w:bookmarkEnd w:id="21"/>
        <w:bookmarkEnd w:id="22"/>
      </w:del>
    </w:p>
    <w:p w14:paraId="66DC4FAE">
      <w:pPr>
        <w:rPr>
          <w:del w:id="354" w:author="小马过河" w:date="2026-03-04T16:56:39Z"/>
          <w:rFonts w:ascii="仿宋" w:hAnsi="仿宋" w:eastAsia="仿宋"/>
          <w:i/>
          <w:iCs/>
          <w:color w:val="0000FF"/>
          <w:szCs w:val="21"/>
        </w:rPr>
      </w:pPr>
      <w:del w:id="355" w:author="小马过河" w:date="2026-03-04T16:56:39Z">
        <w:r>
          <w:rPr>
            <w:rFonts w:hint="eastAsia"/>
            <w:i/>
            <w:iCs/>
            <w:color w:val="0000FF"/>
          </w:rPr>
          <w:delText>“约束检查”可以是</w:delText>
        </w:r>
      </w:del>
      <w:del w:id="356" w:author="小马过河" w:date="2026-03-04T16:56:39Z">
        <w:r>
          <w:rPr>
            <w:i/>
            <w:iCs/>
            <w:color w:val="0000FF"/>
          </w:rPr>
          <w:delText>字段长度</w:delText>
        </w:r>
      </w:del>
      <w:del w:id="357" w:author="小马过河" w:date="2026-03-04T16:56:39Z">
        <w:r>
          <w:rPr>
            <w:rFonts w:hint="eastAsia"/>
            <w:i/>
            <w:iCs/>
            <w:color w:val="0000FF"/>
          </w:rPr>
          <w:delText>约束</w:delText>
        </w:r>
      </w:del>
      <w:del w:id="358" w:author="小马过河" w:date="2026-03-04T16:56:39Z">
        <w:r>
          <w:rPr>
            <w:i/>
            <w:iCs/>
            <w:color w:val="0000FF"/>
          </w:rPr>
          <w:delText>、</w:delText>
        </w:r>
      </w:del>
      <w:del w:id="359" w:author="小马过河" w:date="2026-03-04T16:56:39Z">
        <w:r>
          <w:rPr>
            <w:rFonts w:hint="eastAsia"/>
            <w:i/>
            <w:iCs/>
            <w:color w:val="0000FF"/>
          </w:rPr>
          <w:delText>字段类型约束、</w:delText>
        </w:r>
      </w:del>
      <w:del w:id="360" w:author="小马过河" w:date="2026-03-04T16:56:39Z">
        <w:r>
          <w:rPr>
            <w:i/>
            <w:iCs/>
            <w:color w:val="0000FF"/>
          </w:rPr>
          <w:delText>状态类型</w:delText>
        </w:r>
      </w:del>
      <w:del w:id="361" w:author="小马过河" w:date="2026-03-04T16:56:39Z">
        <w:r>
          <w:rPr>
            <w:rFonts w:hint="eastAsia"/>
            <w:i/>
            <w:iCs/>
            <w:color w:val="0000FF"/>
          </w:rPr>
          <w:delText>约束</w:delText>
        </w:r>
      </w:del>
      <w:del w:id="362" w:author="小马过河" w:date="2026-03-04T16:56:39Z">
        <w:r>
          <w:rPr>
            <w:i/>
            <w:iCs/>
            <w:color w:val="0000FF"/>
          </w:rPr>
          <w:delText>等</w:delText>
        </w:r>
      </w:del>
      <w:del w:id="363" w:author="小马过河" w:date="2026-03-04T16:56:39Z">
        <w:r>
          <w:rPr>
            <w:rFonts w:hint="eastAsia"/>
            <w:i/>
            <w:iCs/>
            <w:color w:val="0000FF"/>
          </w:rPr>
          <w:delText>等</w:delText>
        </w:r>
      </w:del>
      <w:del w:id="364" w:author="小马过河" w:date="2026-03-04T16:56:39Z">
        <w:r>
          <w:rPr>
            <w:i/>
            <w:iCs/>
            <w:color w:val="0000FF"/>
          </w:rPr>
          <w:delText>，便于</w:delText>
        </w:r>
      </w:del>
      <w:del w:id="365" w:author="小马过河" w:date="2026-03-04T16:56:39Z">
        <w:r>
          <w:rPr>
            <w:rFonts w:hint="eastAsia"/>
            <w:i/>
            <w:iCs/>
            <w:color w:val="0000FF"/>
          </w:rPr>
          <w:delText>开发人员和</w:delText>
        </w:r>
      </w:del>
      <w:del w:id="366" w:author="小马过河" w:date="2026-03-04T16:56:39Z">
        <w:r>
          <w:rPr>
            <w:i/>
            <w:iCs/>
            <w:color w:val="0000FF"/>
          </w:rPr>
          <w:delText>测试人员进行边界值</w:delText>
        </w:r>
      </w:del>
      <w:del w:id="367" w:author="小马过河" w:date="2026-03-04T16:56:39Z">
        <w:r>
          <w:rPr>
            <w:rFonts w:hint="eastAsia"/>
            <w:i/>
            <w:iCs/>
            <w:color w:val="0000FF"/>
          </w:rPr>
          <w:delText>设计与验证</w:delText>
        </w:r>
      </w:del>
      <w:del w:id="368" w:author="小马过河" w:date="2026-03-04T16:56:39Z">
        <w:r>
          <w:rPr>
            <w:i/>
            <w:iCs/>
            <w:color w:val="0000FF"/>
          </w:rPr>
          <w:delText>。</w:delText>
        </w:r>
      </w:del>
    </w:p>
    <w:p w14:paraId="57D02305">
      <w:pPr>
        <w:rPr>
          <w:del w:id="369" w:author="小马过河" w:date="2026-03-04T16:56:39Z"/>
          <w:rFonts w:ascii="仿宋" w:hAnsi="仿宋" w:eastAsia="仿宋"/>
          <w:szCs w:val="21"/>
        </w:rPr>
      </w:pPr>
    </w:p>
    <w:p w14:paraId="458B2BC7">
      <w:pPr>
        <w:rPr>
          <w:del w:id="370" w:author="小马过河" w:date="2026-03-04T16:56:39Z"/>
          <w:rFonts w:ascii="仿宋" w:hAnsi="仿宋" w:eastAsia="仿宋"/>
          <w:szCs w:val="21"/>
        </w:rPr>
      </w:pPr>
      <w:del w:id="371" w:author="小马过河" w:date="2026-03-04T16:56:39Z">
        <w:r>
          <w:rPr>
            <w:rFonts w:hint="eastAsia" w:ascii="仿宋" w:hAnsi="仿宋" w:eastAsia="仿宋"/>
            <w:szCs w:val="21"/>
          </w:rPr>
          <w:delText>XXXXX</w:delText>
        </w:r>
      </w:del>
    </w:p>
    <w:p w14:paraId="071B3C26">
      <w:pPr>
        <w:pStyle w:val="5"/>
        <w:rPr>
          <w:del w:id="372" w:author="小马过河" w:date="2026-03-04T16:56:39Z"/>
          <w:rFonts w:asciiTheme="majorEastAsia" w:hAnsiTheme="majorEastAsia" w:eastAsiaTheme="majorEastAsia"/>
        </w:rPr>
      </w:pPr>
      <w:del w:id="373" w:author="小马过河" w:date="2026-03-04T16:56:39Z">
        <w:bookmarkStart w:id="23" w:name="_Toc218505786"/>
        <w:r>
          <w:rPr>
            <w:rFonts w:hint="eastAsia" w:asciiTheme="majorEastAsia" w:hAnsiTheme="majorEastAsia" w:eastAsiaTheme="majorEastAsia"/>
          </w:rPr>
          <w:delText>XXX</w:delText>
        </w:r>
        <w:bookmarkEnd w:id="23"/>
      </w:del>
    </w:p>
    <w:p w14:paraId="3ADF42E4">
      <w:pPr>
        <w:rPr>
          <w:del w:id="374" w:author="小马过河" w:date="2026-03-04T16:56:39Z"/>
          <w:rFonts w:ascii="仿宋" w:hAnsi="仿宋" w:eastAsia="仿宋"/>
          <w:szCs w:val="21"/>
        </w:rPr>
      </w:pPr>
      <w:del w:id="375" w:author="小马过河" w:date="2026-03-04T16:56:39Z">
        <w:r>
          <w:rPr>
            <w:rFonts w:hint="eastAsia" w:ascii="仿宋" w:hAnsi="仿宋" w:eastAsia="仿宋"/>
            <w:szCs w:val="21"/>
          </w:rPr>
          <w:delText>XXXX</w:delText>
        </w:r>
      </w:del>
    </w:p>
    <w:p w14:paraId="2215EA70">
      <w:pPr>
        <w:pStyle w:val="4"/>
        <w:ind w:left="709"/>
        <w:rPr>
          <w:rFonts w:asciiTheme="majorEastAsia" w:hAnsiTheme="majorEastAsia" w:eastAsiaTheme="majorEastAsia"/>
        </w:rPr>
      </w:pPr>
      <w:bookmarkStart w:id="24" w:name="_Toc229708932"/>
      <w:r>
        <w:rPr>
          <w:rFonts w:hint="eastAsia" w:asciiTheme="majorEastAsia" w:hAnsiTheme="majorEastAsia" w:eastAsiaTheme="majorEastAsia"/>
        </w:rPr>
        <w:t>账务处理</w:t>
      </w:r>
    </w:p>
    <w:p w14:paraId="3DCF9AB6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02FC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6F11A8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20053632">
            <w:pPr>
              <w:rPr>
                <w:rFonts w:ascii="宋体" w:hAnsi="宋体"/>
                <w:i/>
                <w:color w:val="FF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根据项目需求，如涉及账务类交易，则需按照账务处理设计、会计核算规则、凭证打印等开展分析及设计。</w:t>
            </w:r>
          </w:p>
        </w:tc>
      </w:tr>
    </w:tbl>
    <w:p w14:paraId="3A1DBC93"/>
    <w:p w14:paraId="21D82D3F">
      <w:pPr>
        <w:pStyle w:val="5"/>
        <w:tabs>
          <w:tab w:val="clear" w:pos="432"/>
        </w:tabs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账务处理设计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5349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C8C32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7CAB50D9">
            <w:pPr>
              <w:rPr>
                <w:rFonts w:ascii="宋体" w:hAnsi="宋体"/>
                <w:i/>
                <w:color w:val="FF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涉及账务类交易，请重点描述</w:t>
            </w:r>
            <w:r>
              <w:rPr>
                <w:rFonts w:hint="eastAsia" w:ascii="宋体" w:hAnsi="宋体"/>
                <w:b/>
                <w:bCs/>
                <w:i/>
                <w:color w:val="0000FF"/>
              </w:rPr>
              <w:t>流水号、自增序列、接口健壮性、防重发、异常处理</w:t>
            </w:r>
            <w:r>
              <w:rPr>
                <w:rFonts w:hint="eastAsia" w:ascii="宋体" w:hAnsi="宋体"/>
                <w:i/>
                <w:color w:val="0000FF"/>
              </w:rPr>
              <w:t>等方面设计，详情请参考《总体架构原则》及《账务类信息系统设计指引》。</w:t>
            </w:r>
          </w:p>
        </w:tc>
      </w:tr>
    </w:tbl>
    <w:p w14:paraId="47495EA4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整体账务处理流程</w:t>
      </w:r>
    </w:p>
    <w:p w14:paraId="64C0858E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</w:t>
      </w:r>
    </w:p>
    <w:p w14:paraId="48D07978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00D0C51E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6426BF2D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全局流水号机制设计</w:t>
      </w:r>
    </w:p>
    <w:p w14:paraId="3D8112CA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</w:t>
      </w:r>
    </w:p>
    <w:p w14:paraId="1BBAB4D7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64B84D55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0D7B9CAF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自增序列设计</w:t>
      </w:r>
    </w:p>
    <w:p w14:paraId="5A36A124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</w:t>
      </w:r>
    </w:p>
    <w:p w14:paraId="7CD0CB6D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7118FD45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66B936D3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防重发机制</w:t>
      </w:r>
    </w:p>
    <w:p w14:paraId="6A79391B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XXXXX</w:t>
      </w:r>
    </w:p>
    <w:p w14:paraId="4790B5B2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1597554B">
      <w:pPr>
        <w:pStyle w:val="79"/>
        <w:ind w:left="360" w:firstLine="0" w:firstLineChars="0"/>
        <w:rPr>
          <w:rFonts w:asciiTheme="majorEastAsia" w:hAnsiTheme="majorEastAsia" w:eastAsiaTheme="majorEastAsia"/>
          <w:b/>
          <w:bCs/>
        </w:rPr>
      </w:pPr>
    </w:p>
    <w:p w14:paraId="69AFD9BD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异常处理机制</w:t>
      </w:r>
    </w:p>
    <w:p w14:paraId="1A410A0B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XXXXXX</w:t>
      </w:r>
    </w:p>
    <w:p w14:paraId="4C2B0E6E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2AD561E9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5719FA37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接口健壮性设计</w:t>
      </w:r>
    </w:p>
    <w:p w14:paraId="1AA0F044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</w:t>
      </w:r>
    </w:p>
    <w:p w14:paraId="2B2E23D7">
      <w:pPr>
        <w:pStyle w:val="79"/>
        <w:ind w:left="360" w:firstLine="0" w:firstLineChars="0"/>
        <w:rPr>
          <w:rFonts w:asciiTheme="majorEastAsia" w:hAnsiTheme="majorEastAsia" w:eastAsiaTheme="majorEastAsia"/>
          <w:b/>
          <w:bCs/>
        </w:rPr>
      </w:pPr>
    </w:p>
    <w:p w14:paraId="2421BF5B">
      <w:pPr>
        <w:pStyle w:val="79"/>
        <w:ind w:left="360" w:firstLine="0" w:firstLineChars="0"/>
        <w:rPr>
          <w:rFonts w:asciiTheme="majorEastAsia" w:hAnsiTheme="majorEastAsia" w:eastAsiaTheme="majorEastAsia"/>
          <w:b/>
          <w:bCs/>
        </w:rPr>
      </w:pPr>
    </w:p>
    <w:p w14:paraId="3DB6CE24">
      <w:pPr>
        <w:pStyle w:val="79"/>
        <w:numPr>
          <w:ilvl w:val="0"/>
          <w:numId w:val="5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XXXXX</w:t>
      </w:r>
    </w:p>
    <w:p w14:paraId="290F0AE1">
      <w:pPr>
        <w:pStyle w:val="5"/>
        <w:tabs>
          <w:tab w:val="clear" w:pos="432"/>
        </w:tabs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会计核算</w:t>
      </w:r>
      <w:bookmarkEnd w:id="24"/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738F4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211E5F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2E970B0A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描述涉及的会计核算科目及金额类型等信息。</w:t>
            </w:r>
          </w:p>
        </w:tc>
      </w:tr>
    </w:tbl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2"/>
        <w:gridCol w:w="1442"/>
        <w:gridCol w:w="1452"/>
        <w:gridCol w:w="1399"/>
        <w:gridCol w:w="1346"/>
      </w:tblGrid>
      <w:tr w14:paraId="30BB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441" w:type="dxa"/>
            <w:shd w:val="clear" w:color="auto" w:fill="D8D8D8" w:themeFill="background1" w:themeFillShade="D9"/>
          </w:tcPr>
          <w:p w14:paraId="59BE341B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借贷方向</w:t>
            </w:r>
          </w:p>
        </w:tc>
        <w:tc>
          <w:tcPr>
            <w:tcW w:w="1442" w:type="dxa"/>
            <w:shd w:val="clear" w:color="auto" w:fill="D8D8D8" w:themeFill="background1" w:themeFillShade="D9"/>
          </w:tcPr>
          <w:p w14:paraId="70E1E12C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科目号</w:t>
            </w:r>
          </w:p>
        </w:tc>
        <w:tc>
          <w:tcPr>
            <w:tcW w:w="1442" w:type="dxa"/>
            <w:shd w:val="clear" w:color="auto" w:fill="D8D8D8" w:themeFill="background1" w:themeFillShade="D9"/>
          </w:tcPr>
          <w:p w14:paraId="24884E5F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科目名称</w:t>
            </w:r>
          </w:p>
        </w:tc>
        <w:tc>
          <w:tcPr>
            <w:tcW w:w="1452" w:type="dxa"/>
            <w:shd w:val="clear" w:color="auto" w:fill="D8D8D8" w:themeFill="background1" w:themeFillShade="D9"/>
          </w:tcPr>
          <w:p w14:paraId="1C334FE1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金额类型</w:t>
            </w:r>
          </w:p>
        </w:tc>
        <w:tc>
          <w:tcPr>
            <w:tcW w:w="1399" w:type="dxa"/>
            <w:shd w:val="clear" w:color="auto" w:fill="D8D8D8" w:themeFill="background1" w:themeFillShade="D9"/>
          </w:tcPr>
          <w:p w14:paraId="778C3B82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机构</w:t>
            </w:r>
          </w:p>
        </w:tc>
        <w:tc>
          <w:tcPr>
            <w:tcW w:w="1346" w:type="dxa"/>
            <w:shd w:val="clear" w:color="auto" w:fill="D8D8D8" w:themeFill="background1" w:themeFillShade="D9"/>
          </w:tcPr>
          <w:p w14:paraId="59D3E316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利润中心</w:t>
            </w:r>
          </w:p>
        </w:tc>
      </w:tr>
      <w:tr w14:paraId="03DB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286B29D4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23075C5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0822D28C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52" w:type="dxa"/>
          </w:tcPr>
          <w:p w14:paraId="3AF3FF61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本金</w:t>
            </w:r>
          </w:p>
        </w:tc>
        <w:tc>
          <w:tcPr>
            <w:tcW w:w="1399" w:type="dxa"/>
          </w:tcPr>
          <w:p w14:paraId="3D9900C2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账户行</w:t>
            </w:r>
          </w:p>
        </w:tc>
        <w:tc>
          <w:tcPr>
            <w:tcW w:w="1346" w:type="dxa"/>
          </w:tcPr>
          <w:p w14:paraId="31BEE81F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715B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1F3BBB99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519895D4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65B8B729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52" w:type="dxa"/>
          </w:tcPr>
          <w:p w14:paraId="7A57953B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利息</w:t>
            </w:r>
          </w:p>
        </w:tc>
        <w:tc>
          <w:tcPr>
            <w:tcW w:w="1399" w:type="dxa"/>
          </w:tcPr>
          <w:p w14:paraId="0D04E382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交易行</w:t>
            </w:r>
          </w:p>
        </w:tc>
        <w:tc>
          <w:tcPr>
            <w:tcW w:w="1346" w:type="dxa"/>
          </w:tcPr>
          <w:p w14:paraId="0F98BB6F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p w14:paraId="58147F7E">
      <w:pPr>
        <w:pStyle w:val="67"/>
        <w:numPr>
          <w:ilvl w:val="0"/>
          <w:numId w:val="0"/>
        </w:numPr>
      </w:pPr>
      <w:bookmarkStart w:id="25" w:name="_Toc432166629"/>
      <w:bookmarkEnd w:id="25"/>
      <w:bookmarkStart w:id="26" w:name="_Toc432166628"/>
      <w:bookmarkEnd w:id="26"/>
      <w:bookmarkStart w:id="27" w:name="_Toc432166630"/>
      <w:bookmarkEnd w:id="27"/>
      <w:bookmarkStart w:id="28" w:name="_Toc432167370"/>
      <w:bookmarkEnd w:id="28"/>
      <w:bookmarkStart w:id="29" w:name="_Toc432167367"/>
      <w:bookmarkEnd w:id="29"/>
      <w:bookmarkStart w:id="30" w:name="_Toc432166631"/>
      <w:bookmarkEnd w:id="30"/>
      <w:bookmarkStart w:id="31" w:name="_Toc432167454"/>
      <w:bookmarkEnd w:id="31"/>
      <w:bookmarkStart w:id="32" w:name="_Toc432167368"/>
      <w:bookmarkEnd w:id="32"/>
      <w:bookmarkStart w:id="33" w:name="_Toc432167369"/>
      <w:bookmarkEnd w:id="33"/>
      <w:bookmarkStart w:id="34" w:name="_Toc432103895"/>
      <w:bookmarkEnd w:id="34"/>
      <w:bookmarkStart w:id="35" w:name="_Toc432167940"/>
      <w:bookmarkEnd w:id="35"/>
      <w:bookmarkStart w:id="36" w:name="_Toc432167452"/>
      <w:bookmarkEnd w:id="36"/>
      <w:bookmarkStart w:id="37" w:name="_Toc432103894"/>
      <w:bookmarkEnd w:id="37"/>
      <w:bookmarkStart w:id="38" w:name="_Toc432103896"/>
      <w:bookmarkEnd w:id="38"/>
      <w:bookmarkStart w:id="39" w:name="_Toc432167938"/>
      <w:bookmarkEnd w:id="39"/>
      <w:bookmarkStart w:id="40" w:name="_Toc432167942"/>
      <w:bookmarkEnd w:id="40"/>
      <w:bookmarkStart w:id="41" w:name="_Toc432167455"/>
      <w:bookmarkEnd w:id="41"/>
      <w:bookmarkStart w:id="42" w:name="_Toc432167941"/>
      <w:bookmarkEnd w:id="42"/>
      <w:bookmarkStart w:id="43" w:name="_Toc432103892"/>
      <w:bookmarkEnd w:id="43"/>
      <w:bookmarkStart w:id="44" w:name="_Toc432103893"/>
      <w:bookmarkEnd w:id="44"/>
      <w:bookmarkStart w:id="45" w:name="_Toc432166632"/>
      <w:bookmarkEnd w:id="45"/>
      <w:bookmarkStart w:id="46" w:name="_Toc432167451"/>
      <w:bookmarkEnd w:id="46"/>
      <w:bookmarkStart w:id="47" w:name="_Toc432167366"/>
      <w:bookmarkEnd w:id="47"/>
      <w:bookmarkStart w:id="48" w:name="_Toc432167453"/>
      <w:bookmarkEnd w:id="48"/>
      <w:bookmarkStart w:id="49" w:name="_Toc432167939"/>
      <w:bookmarkEnd w:id="49"/>
    </w:p>
    <w:p w14:paraId="256BF2FF">
      <w:pPr>
        <w:pStyle w:val="5"/>
        <w:tabs>
          <w:tab w:val="clear" w:pos="432"/>
        </w:tabs>
        <w:rPr>
          <w:rFonts w:asciiTheme="majorEastAsia" w:hAnsiTheme="majorEastAsia" w:eastAsiaTheme="majorEastAsia"/>
        </w:rPr>
      </w:pPr>
      <w:bookmarkStart w:id="50" w:name="_Toc1689906465"/>
      <w:r>
        <w:rPr>
          <w:rFonts w:hint="eastAsia" w:asciiTheme="majorEastAsia" w:hAnsiTheme="majorEastAsia" w:eastAsiaTheme="majorEastAsia"/>
        </w:rPr>
        <w:t>凭证打印</w:t>
      </w:r>
      <w:bookmarkEnd w:id="50"/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2FAF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55DB88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2DD3C168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粘贴具体的凭证设计图。</w:t>
            </w:r>
          </w:p>
        </w:tc>
      </w:tr>
    </w:tbl>
    <w:p w14:paraId="78FB0C3D">
      <w:pPr>
        <w:pStyle w:val="4"/>
        <w:ind w:left="70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接口设计</w:t>
      </w:r>
    </w:p>
    <w:p w14:paraId="619DDBD9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（此小节必选</w:t>
      </w:r>
      <w:r>
        <w:rPr>
          <w:rFonts w:hint="eastAsia"/>
          <w:color w:val="C00000"/>
        </w:rPr>
        <w:t>)</w:t>
      </w:r>
    </w:p>
    <w:p w14:paraId="305C57B7"/>
    <w:tbl>
      <w:tblPr>
        <w:tblStyle w:val="29"/>
        <w:tblW w:w="0" w:type="auto"/>
        <w:tblInd w:w="-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69A9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16EE7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01D87FBE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新增接口或存量接口变更均必须通过A</w:t>
            </w:r>
            <w:r>
              <w:rPr>
                <w:rFonts w:ascii="宋体" w:hAnsi="宋体"/>
                <w:i/>
                <w:color w:val="0000FF"/>
              </w:rPr>
              <w:t>PI</w:t>
            </w:r>
            <w:r>
              <w:rPr>
                <w:rFonts w:hint="eastAsia" w:ascii="宋体" w:hAnsi="宋体"/>
                <w:i/>
                <w:color w:val="0000FF"/>
              </w:rPr>
              <w:t>治理平台开展接口设计工作，并将设计完毕的接口信息列在该小节。</w:t>
            </w:r>
          </w:p>
        </w:tc>
      </w:tr>
    </w:tbl>
    <w:p w14:paraId="0D3619A5">
      <w:pPr>
        <w:rPr>
          <w:rFonts w:asciiTheme="majorEastAsia" w:hAnsiTheme="majorEastAsia" w:eastAsiaTheme="majorEastAsia"/>
        </w:rPr>
      </w:pPr>
    </w:p>
    <w:tbl>
      <w:tblPr>
        <w:tblStyle w:val="3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17"/>
        <w:gridCol w:w="1280"/>
        <w:gridCol w:w="1697"/>
        <w:gridCol w:w="2410"/>
      </w:tblGrid>
      <w:tr w14:paraId="6F866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1413" w:type="dxa"/>
            <w:vAlign w:val="center"/>
          </w:tcPr>
          <w:p w14:paraId="4F54650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功能</w:t>
            </w:r>
          </w:p>
        </w:tc>
        <w:tc>
          <w:tcPr>
            <w:tcW w:w="1417" w:type="dxa"/>
            <w:vAlign w:val="center"/>
          </w:tcPr>
          <w:p w14:paraId="73B513A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接口名称</w:t>
            </w:r>
          </w:p>
        </w:tc>
        <w:tc>
          <w:tcPr>
            <w:tcW w:w="1280" w:type="dxa"/>
            <w:vAlign w:val="center"/>
          </w:tcPr>
          <w:p w14:paraId="04C125B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接口地址</w:t>
            </w:r>
          </w:p>
        </w:tc>
        <w:tc>
          <w:tcPr>
            <w:tcW w:w="1697" w:type="dxa"/>
            <w:vAlign w:val="center"/>
          </w:tcPr>
          <w:p w14:paraId="6C4D60C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接口变更类型</w:t>
            </w:r>
          </w:p>
        </w:tc>
        <w:tc>
          <w:tcPr>
            <w:tcW w:w="2410" w:type="dxa"/>
            <w:vAlign w:val="center"/>
          </w:tcPr>
          <w:p w14:paraId="45995E8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A</w:t>
            </w:r>
            <w:r>
              <w:rPr>
                <w:rFonts w:ascii="仿宋" w:hAnsi="仿宋" w:eastAsia="仿宋"/>
                <w:sz w:val="24"/>
                <w:szCs w:val="24"/>
              </w:rPr>
              <w:t>PI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治理平台</w:t>
            </w:r>
          </w:p>
          <w:p w14:paraId="1AD9B6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是否已完成相关设计</w:t>
            </w:r>
          </w:p>
        </w:tc>
      </w:tr>
      <w:tr w14:paraId="2C445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1354045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937147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80" w:type="dxa"/>
            <w:vAlign w:val="center"/>
          </w:tcPr>
          <w:p w14:paraId="7118B5B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14:paraId="7708EBA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新增/不涉及</w:t>
            </w:r>
          </w:p>
        </w:tc>
        <w:tc>
          <w:tcPr>
            <w:tcW w:w="2410" w:type="dxa"/>
            <w:vAlign w:val="center"/>
          </w:tcPr>
          <w:p w14:paraId="0D55708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 w14:paraId="1C92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474653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05C383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80" w:type="dxa"/>
            <w:vAlign w:val="center"/>
          </w:tcPr>
          <w:p w14:paraId="3CE651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14:paraId="6238153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修改/不涉及</w:t>
            </w:r>
          </w:p>
        </w:tc>
        <w:tc>
          <w:tcPr>
            <w:tcW w:w="2410" w:type="dxa"/>
            <w:vAlign w:val="center"/>
          </w:tcPr>
          <w:p w14:paraId="4C11BF9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 w14:paraId="3AEE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48C992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0DCD45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80" w:type="dxa"/>
            <w:vAlign w:val="center"/>
          </w:tcPr>
          <w:p w14:paraId="12CA357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14:paraId="3CD10D0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0F5F5A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p w14:paraId="4634ACF4">
      <w:pPr>
        <w:rPr>
          <w:rFonts w:ascii="仿宋" w:hAnsi="仿宋" w:eastAsia="仿宋"/>
          <w:color w:val="FF0000"/>
          <w:sz w:val="18"/>
          <w:szCs w:val="18"/>
        </w:rPr>
      </w:pPr>
      <w:r>
        <w:rPr>
          <w:rFonts w:hint="eastAsia" w:ascii="仿宋" w:hAnsi="仿宋" w:eastAsia="仿宋"/>
          <w:color w:val="FF0000"/>
          <w:sz w:val="18"/>
          <w:szCs w:val="18"/>
        </w:rPr>
        <w:t>注释：</w:t>
      </w:r>
    </w:p>
    <w:p w14:paraId="2F951199">
      <w:pPr>
        <w:rPr>
          <w:rFonts w:ascii="仿宋" w:hAnsi="仿宋" w:eastAsia="仿宋"/>
          <w:color w:val="FF0000"/>
          <w:sz w:val="18"/>
          <w:szCs w:val="18"/>
        </w:rPr>
      </w:pPr>
      <w:r>
        <w:rPr>
          <w:rFonts w:hint="eastAsia" w:ascii="仿宋" w:hAnsi="仿宋" w:eastAsia="仿宋"/>
          <w:color w:val="FF0000"/>
          <w:sz w:val="18"/>
          <w:szCs w:val="18"/>
        </w:rPr>
        <w:t>本小节涉及接口变动的必选，如果本次改造不涉及接口变动，请在“接口变更类型”列去掉模板中“新增”或“修改”，第一行“接口变更类型”列填写“不涉及”即可。</w:t>
      </w:r>
    </w:p>
    <w:p w14:paraId="218C39F5">
      <w:pPr>
        <w:pStyle w:val="4"/>
        <w:ind w:left="70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数据库设计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7D7F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8380F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39AB58F0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请基于《XXX系统-数据库详细设计书》模板开展数据库设计。</w:t>
            </w:r>
          </w:p>
        </w:tc>
      </w:tr>
    </w:tbl>
    <w:p w14:paraId="28E5B383">
      <w:pPr>
        <w:pStyle w:val="4"/>
        <w:ind w:left="709"/>
      </w:pPr>
      <w:r>
        <w:rPr>
          <w:rFonts w:hint="eastAsia"/>
        </w:rPr>
        <w:t>影响范围分析</w:t>
      </w:r>
    </w:p>
    <w:p w14:paraId="1DAD4502">
      <w:pPr>
        <w:pStyle w:val="28"/>
        <w:ind w:left="432" w:firstLine="0" w:firstLineChars="0"/>
        <w:rPr>
          <w:color w:val="FF0000"/>
          <w:szCs w:val="20"/>
        </w:rPr>
      </w:pPr>
      <w:r>
        <w:rPr>
          <w:rFonts w:hint="eastAsia"/>
          <w:color w:val="FF0000"/>
          <w:szCs w:val="20"/>
        </w:rPr>
        <w:t>（此小节必选)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27E9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64E7A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12FA5059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根据上述需求分析内容，对影响本系统其他功能或交易的具体功能点进行描述；对影响其他系统的尤其接口提供方，应说明接口U</w:t>
            </w:r>
            <w:r>
              <w:rPr>
                <w:rFonts w:ascii="宋体" w:hAnsi="宋体"/>
                <w:i/>
                <w:color w:val="0000FF"/>
              </w:rPr>
              <w:t>RL</w:t>
            </w:r>
            <w:r>
              <w:rPr>
                <w:rFonts w:hint="eastAsia" w:ascii="宋体" w:hAnsi="宋体"/>
                <w:i/>
                <w:color w:val="0000FF"/>
              </w:rPr>
              <w:t>或者接口号，并且详细说明接口逻辑变动内容。影响范围分析一是为系统设计与开发提供依据；二是为测试提供输入。</w:t>
            </w:r>
          </w:p>
        </w:tc>
      </w:tr>
    </w:tbl>
    <w:p w14:paraId="34CC4928"/>
    <w:tbl>
      <w:tblPr>
        <w:tblStyle w:val="30"/>
        <w:tblpPr w:leftFromText="180" w:rightFromText="180" w:vertAnchor="text" w:horzAnchor="page" w:tblpX="1225" w:tblpY="328"/>
        <w:tblOverlap w:val="never"/>
        <w:tblW w:w="8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PrChange w:id="376" w:author="小马过河" w:date="2026-03-04T16:59:08Z">
          <w:tblPr>
            <w:tblStyle w:val="30"/>
            <w:tblW w:w="10178" w:type="dxa"/>
            <w:tblInd w:w="-998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709"/>
        <w:gridCol w:w="1844"/>
        <w:gridCol w:w="1437"/>
        <w:gridCol w:w="1862"/>
        <w:gridCol w:w="2082"/>
        <w:gridCol w:w="1024"/>
        <w:tblGridChange w:id="377">
          <w:tblGrid>
            <w:gridCol w:w="709"/>
            <w:gridCol w:w="1844"/>
            <w:gridCol w:w="1701"/>
            <w:gridCol w:w="2409"/>
            <w:gridCol w:w="2268"/>
            <w:gridCol w:w="1247"/>
          </w:tblGrid>
        </w:tblGridChange>
      </w:tblGrid>
      <w:tr w14:paraId="3F008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78" w:author="小马过河" w:date="2026-03-04T16:59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502" w:hRule="atLeast"/>
          <w:trPrChange w:id="378" w:author="小马过河" w:date="2026-03-04T16:59:08Z">
            <w:trPr>
              <w:trHeight w:val="502" w:hRule="atLeast"/>
            </w:trPr>
          </w:trPrChange>
        </w:trPr>
        <w:tc>
          <w:tcPr>
            <w:tcW w:w="709" w:type="dxa"/>
            <w:shd w:val="clear" w:color="auto" w:fill="C6D9F0" w:themeFill="text2" w:themeFillTint="33"/>
            <w:tcPrChange w:id="379" w:author="小马过河" w:date="2026-03-04T16:59:08Z">
              <w:tcPr>
                <w:tcW w:w="709" w:type="dxa"/>
                <w:shd w:val="clear" w:color="auto" w:fill="C6D9F0" w:themeFill="text2" w:themeFillTint="33"/>
              </w:tcPr>
            </w:tcPrChange>
          </w:tcPr>
          <w:p w14:paraId="1C1F531C">
            <w:pPr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844" w:type="dxa"/>
            <w:shd w:val="clear" w:color="auto" w:fill="C6D9F0" w:themeFill="text2" w:themeFillTint="33"/>
            <w:tcPrChange w:id="380" w:author="小马过河" w:date="2026-03-04T16:59:08Z">
              <w:tcPr>
                <w:tcW w:w="1844" w:type="dxa"/>
                <w:shd w:val="clear" w:color="auto" w:fill="C6D9F0" w:themeFill="text2" w:themeFillTint="33"/>
              </w:tcPr>
            </w:tcPrChange>
          </w:tcPr>
          <w:p w14:paraId="78C408E6">
            <w:pPr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影响系统分类</w:t>
            </w:r>
          </w:p>
        </w:tc>
        <w:tc>
          <w:tcPr>
            <w:tcW w:w="1437" w:type="dxa"/>
            <w:shd w:val="clear" w:color="auto" w:fill="C6D9F0" w:themeFill="text2" w:themeFillTint="33"/>
            <w:tcPrChange w:id="381" w:author="小马过河" w:date="2026-03-04T16:59:08Z">
              <w:tcPr>
                <w:tcW w:w="1701" w:type="dxa"/>
                <w:shd w:val="clear" w:color="auto" w:fill="C6D9F0" w:themeFill="text2" w:themeFillTint="33"/>
              </w:tcPr>
            </w:tcPrChange>
          </w:tcPr>
          <w:p w14:paraId="13965472">
            <w:pPr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影响系统名称</w:t>
            </w:r>
          </w:p>
        </w:tc>
        <w:tc>
          <w:tcPr>
            <w:tcW w:w="1862" w:type="dxa"/>
            <w:shd w:val="clear" w:color="auto" w:fill="C6D9F0" w:themeFill="text2" w:themeFillTint="33"/>
            <w:tcPrChange w:id="382" w:author="小马过河" w:date="2026-03-04T16:59:08Z">
              <w:tcPr>
                <w:tcW w:w="2409" w:type="dxa"/>
                <w:shd w:val="clear" w:color="auto" w:fill="C6D9F0" w:themeFill="text2" w:themeFillTint="33"/>
              </w:tcPr>
            </w:tcPrChange>
          </w:tcPr>
          <w:p w14:paraId="09325AAE">
            <w:pPr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影响功能/交易/接口</w:t>
            </w:r>
          </w:p>
        </w:tc>
        <w:tc>
          <w:tcPr>
            <w:tcW w:w="2082" w:type="dxa"/>
            <w:shd w:val="clear" w:color="auto" w:fill="C6D9F0" w:themeFill="text2" w:themeFillTint="33"/>
            <w:tcPrChange w:id="383" w:author="小马过河" w:date="2026-03-04T16:59:08Z">
              <w:tcPr>
                <w:tcW w:w="2268" w:type="dxa"/>
                <w:shd w:val="clear" w:color="auto" w:fill="C6D9F0" w:themeFill="text2" w:themeFillTint="33"/>
              </w:tcPr>
            </w:tcPrChange>
          </w:tcPr>
          <w:p w14:paraId="6BCD80B4">
            <w:pPr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具体影响内容分析</w:t>
            </w:r>
          </w:p>
        </w:tc>
        <w:tc>
          <w:tcPr>
            <w:tcW w:w="1024" w:type="dxa"/>
            <w:shd w:val="clear" w:color="auto" w:fill="C6D9F0" w:themeFill="text2" w:themeFillTint="33"/>
            <w:tcPrChange w:id="384" w:author="小马过河" w:date="2026-03-04T16:59:08Z">
              <w:tcPr>
                <w:tcW w:w="1247" w:type="dxa"/>
                <w:shd w:val="clear" w:color="auto" w:fill="C6D9F0" w:themeFill="text2" w:themeFillTint="33"/>
              </w:tcPr>
            </w:tcPrChange>
          </w:tcPr>
          <w:p w14:paraId="45CF5BC5">
            <w:pPr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备注</w:t>
            </w:r>
          </w:p>
        </w:tc>
      </w:tr>
      <w:tr w14:paraId="5D79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385" w:author="小马过河" w:date="2026-03-04T16:59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752" w:hRule="atLeast"/>
          <w:trPrChange w:id="385" w:author="小马过河" w:date="2026-03-04T16:59:08Z">
            <w:trPr>
              <w:trHeight w:val="752" w:hRule="atLeast"/>
            </w:trPr>
          </w:trPrChange>
        </w:trPr>
        <w:tc>
          <w:tcPr>
            <w:tcW w:w="709" w:type="dxa"/>
            <w:vAlign w:val="center"/>
            <w:tcPrChange w:id="386" w:author="小马过河" w:date="2026-03-04T16:59:08Z">
              <w:tcPr>
                <w:tcW w:w="709" w:type="dxa"/>
                <w:vAlign w:val="center"/>
              </w:tcPr>
            </w:tcPrChange>
          </w:tcPr>
          <w:p w14:paraId="11727C9C">
            <w:pPr>
              <w:jc w:val="center"/>
              <w:rPr>
                <w:rFonts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tcPr>
            <w:tcW w:w="1844" w:type="dxa"/>
            <w:shd w:val="clear"/>
            <w:vAlign w:val="center"/>
            <w:tcPrChange w:id="387" w:author="小马过河" w:date="2026-03-04T16:59:08Z">
              <w:tcPr>
                <w:tcW w:w="1844" w:type="dxa"/>
                <w:shd w:val="clear"/>
                <w:vAlign w:val="center"/>
              </w:tcPr>
            </w:tcPrChange>
          </w:tcPr>
          <w:p w14:paraId="23C4BD1D">
            <w:pPr>
              <w:jc w:val="left"/>
              <w:rPr>
                <w:ins w:id="388" w:author="小马过河" w:date="2026-03-04T16:55:23Z"/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389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52"/>
              </w:r>
            </w:ins>
            <w:ins w:id="390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本系统</w:t>
              </w:r>
            </w:ins>
          </w:p>
          <w:p w14:paraId="4E784B3F">
            <w:pPr>
              <w:jc w:val="left"/>
              <w:rPr>
                <w:ins w:id="391" w:author="小马过河" w:date="2026-03-04T16:55:23Z"/>
                <w:rFonts w:hint="eastAsia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392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393" w:author="小马过河" w:date="2026-03-04T16:55:23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其他系统</w:t>
              </w:r>
            </w:ins>
          </w:p>
          <w:p w14:paraId="702314C2">
            <w:pPr>
              <w:jc w:val="left"/>
              <w:rPr>
                <w:ins w:id="394" w:author="小马过河" w:date="2026-03-04T16:55:23Z"/>
                <w:rFonts w:hint="default" w:ascii="Calibri" w:hAnsi="Calibri" w:eastAsia="宋体" w:cs="Times New Roman"/>
                <w:color w:val="808080" w:themeColor="text1" w:themeTint="80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395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396" w:author="小马过河" w:date="2026-03-04T16:55:23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无</w:t>
              </w:r>
            </w:ins>
            <w:del w:id="397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delText>本系统</w:delText>
              </w:r>
            </w:del>
          </w:p>
        </w:tc>
        <w:tc>
          <w:tcPr>
            <w:tcW w:w="1437" w:type="dxa"/>
            <w:vAlign w:val="center"/>
            <w:tcPrChange w:id="398" w:author="小马过河" w:date="2026-03-04T16:59:08Z">
              <w:tcPr>
                <w:tcW w:w="1701" w:type="dxa"/>
                <w:vAlign w:val="center"/>
              </w:tcPr>
            </w:tcPrChange>
          </w:tcPr>
          <w:p w14:paraId="0CE03723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其他功能</w:t>
            </w:r>
          </w:p>
        </w:tc>
        <w:tc>
          <w:tcPr>
            <w:tcW w:w="1862" w:type="dxa"/>
            <w:vAlign w:val="center"/>
            <w:tcPrChange w:id="399" w:author="小马过河" w:date="2026-03-04T16:59:08Z">
              <w:tcPr>
                <w:tcW w:w="2409" w:type="dxa"/>
                <w:vAlign w:val="center"/>
              </w:tcPr>
            </w:tcPrChange>
          </w:tcPr>
          <w:p w14:paraId="10AFF97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功能</w:t>
            </w:r>
          </w:p>
          <w:p w14:paraId="4A02AD43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交易</w:t>
            </w:r>
          </w:p>
        </w:tc>
        <w:tc>
          <w:tcPr>
            <w:tcW w:w="2082" w:type="dxa"/>
            <w:vAlign w:val="center"/>
            <w:tcPrChange w:id="400" w:author="小马过河" w:date="2026-03-04T16:59:08Z">
              <w:tcPr>
                <w:tcW w:w="2268" w:type="dxa"/>
                <w:vAlign w:val="center"/>
              </w:tcPr>
            </w:tcPrChange>
          </w:tcPr>
          <w:p w14:paraId="63BDCB6A">
            <w:pPr>
              <w:pStyle w:val="79"/>
              <w:numPr>
                <w:ilvl w:val="0"/>
                <w:numId w:val="6"/>
              </w:numPr>
              <w:ind w:left="442" w:hanging="442" w:firstLineChars="0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简述功能点1；</w:t>
            </w:r>
          </w:p>
          <w:p w14:paraId="033186D1">
            <w:pPr>
              <w:pStyle w:val="79"/>
              <w:numPr>
                <w:ilvl w:val="0"/>
                <w:numId w:val="6"/>
              </w:numPr>
              <w:ind w:left="442" w:hanging="442" w:firstLineChars="0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简述功能点2；</w:t>
            </w:r>
          </w:p>
          <w:p w14:paraId="1E0DA338">
            <w:pPr>
              <w:pStyle w:val="79"/>
              <w:numPr>
                <w:ilvl w:val="0"/>
                <w:numId w:val="6"/>
              </w:numPr>
              <w:ind w:left="442" w:hanging="442" w:firstLineChars="0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……</w:t>
            </w:r>
          </w:p>
        </w:tc>
        <w:tc>
          <w:tcPr>
            <w:tcW w:w="1024" w:type="dxa"/>
            <w:vAlign w:val="center"/>
            <w:tcPrChange w:id="401" w:author="小马过河" w:date="2026-03-04T16:59:08Z">
              <w:tcPr>
                <w:tcW w:w="1247" w:type="dxa"/>
                <w:vAlign w:val="center"/>
              </w:tcPr>
            </w:tcPrChange>
          </w:tcPr>
          <w:p w14:paraId="0C3B6408">
            <w:pPr>
              <w:jc w:val="center"/>
            </w:pPr>
          </w:p>
        </w:tc>
      </w:tr>
      <w:tr w14:paraId="1B81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02" w:author="小马过河" w:date="2026-03-04T16:59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1003" w:hRule="atLeast"/>
          <w:trPrChange w:id="402" w:author="小马过河" w:date="2026-03-04T16:59:08Z">
            <w:trPr>
              <w:trHeight w:val="1003" w:hRule="atLeast"/>
            </w:trPr>
          </w:trPrChange>
        </w:trPr>
        <w:tc>
          <w:tcPr>
            <w:tcW w:w="709" w:type="dxa"/>
            <w:vAlign w:val="center"/>
            <w:tcPrChange w:id="403" w:author="小马过河" w:date="2026-03-04T16:59:08Z">
              <w:tcPr>
                <w:tcW w:w="709" w:type="dxa"/>
                <w:vAlign w:val="center"/>
              </w:tcPr>
            </w:tcPrChange>
          </w:tcPr>
          <w:p w14:paraId="0D8E011D">
            <w:pPr>
              <w:jc w:val="center"/>
              <w:rPr>
                <w:rFonts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</w:p>
        </w:tc>
        <w:tc>
          <w:tcPr>
            <w:tcW w:w="1844" w:type="dxa"/>
            <w:shd w:val="clear"/>
            <w:vAlign w:val="center"/>
            <w:tcPrChange w:id="404" w:author="小马过河" w:date="2026-03-04T16:59:08Z">
              <w:tcPr>
                <w:tcW w:w="1844" w:type="dxa"/>
                <w:shd w:val="clear"/>
                <w:vAlign w:val="center"/>
              </w:tcPr>
            </w:tcPrChange>
          </w:tcPr>
          <w:p w14:paraId="2602AB2C">
            <w:pPr>
              <w:jc w:val="left"/>
              <w:rPr>
                <w:ins w:id="405" w:author="小马过河" w:date="2026-03-04T16:55:23Z"/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406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407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本系统</w:t>
              </w:r>
            </w:ins>
          </w:p>
          <w:p w14:paraId="46DA79CD">
            <w:pPr>
              <w:jc w:val="left"/>
              <w:rPr>
                <w:ins w:id="408" w:author="小马过河" w:date="2026-03-04T16:55:23Z"/>
                <w:rFonts w:hint="eastAsia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409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52"/>
              </w:r>
            </w:ins>
            <w:ins w:id="410" w:author="小马过河" w:date="2026-03-04T16:55:23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其他系统</w:t>
              </w:r>
            </w:ins>
          </w:p>
          <w:p w14:paraId="02F3A58F">
            <w:pPr>
              <w:rPr>
                <w:ins w:id="411" w:author="小马过河" w:date="2026-03-04T16:55:23Z"/>
              </w:rPr>
            </w:pPr>
            <w:ins w:id="412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413" w:author="小马过河" w:date="2026-03-04T16:55:23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无</w:t>
              </w:r>
            </w:ins>
          </w:p>
          <w:p w14:paraId="72D0C3E7">
            <w:pPr>
              <w:jc w:val="center"/>
              <w:rPr>
                <w:del w:id="414" w:author="小马过河" w:date="2026-03-04T16:55:23Z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415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（</w:t>
              </w:r>
            </w:ins>
            <w:ins w:id="416" w:author="小马过河" w:date="2026-03-04T16:55:23Z">
              <w:r>
                <w:rPr>
                  <w:rFonts w:hint="eastAsia"/>
                  <w:i/>
                  <w:iCs/>
                  <w:color w:val="808080" w:themeColor="text1" w:themeTint="80"/>
                  <w:sz w:val="15"/>
                  <w:szCs w:val="15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接口提供方需说明对其他系统影响</w:t>
              </w:r>
            </w:ins>
            <w:ins w:id="417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）</w:t>
              </w:r>
            </w:ins>
            <w:del w:id="418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delText>其他系统</w:delText>
              </w:r>
            </w:del>
          </w:p>
          <w:p w14:paraId="1BCD7B85">
            <w:pPr>
              <w:jc w:val="center"/>
              <w:rPr>
                <w:ins w:id="419" w:author="小马过河" w:date="2026-03-04T16:55:23Z"/>
                <w:rFonts w:ascii="Calibri" w:hAnsi="Calibri" w:eastAsia="宋体" w:cs="Times New Roman"/>
                <w:color w:val="808080" w:themeColor="text1" w:themeTint="80"/>
                <w:kern w:val="2"/>
                <w:sz w:val="21"/>
                <w:szCs w:val="22"/>
                <w:lang w:val="en-US" w:eastAsia="zh-CN" w:bidi="ar-SA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del w:id="420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delText>（</w:delText>
              </w:r>
            </w:del>
            <w:del w:id="421" w:author="小马过河" w:date="2026-03-04T16:55:23Z">
              <w:r>
                <w:rPr>
                  <w:rFonts w:hint="eastAsia"/>
                  <w:i/>
                  <w:iCs/>
                  <w:color w:val="808080" w:themeColor="text1" w:themeTint="80"/>
                  <w:sz w:val="15"/>
                  <w:szCs w:val="15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delText>接口提供方需说明对其他系统影响</w:delText>
              </w:r>
            </w:del>
            <w:del w:id="422" w:author="小马过河" w:date="2026-03-04T16:55:2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delText>）</w:delText>
              </w:r>
            </w:del>
          </w:p>
        </w:tc>
        <w:tc>
          <w:tcPr>
            <w:tcW w:w="1437" w:type="dxa"/>
            <w:vAlign w:val="center"/>
            <w:tcPrChange w:id="423" w:author="小马过河" w:date="2026-03-04T16:59:08Z">
              <w:tcPr>
                <w:tcW w:w="1701" w:type="dxa"/>
                <w:vAlign w:val="center"/>
              </w:tcPr>
            </w:tcPrChange>
          </w:tcPr>
          <w:p w14:paraId="350869D2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XX</w:t>
            </w:r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系统</w:t>
            </w:r>
          </w:p>
        </w:tc>
        <w:tc>
          <w:tcPr>
            <w:tcW w:w="1862" w:type="dxa"/>
            <w:vAlign w:val="center"/>
            <w:tcPrChange w:id="424" w:author="小马过河" w:date="2026-03-04T16:59:08Z">
              <w:tcPr>
                <w:tcW w:w="2409" w:type="dxa"/>
                <w:vAlign w:val="center"/>
              </w:tcPr>
            </w:tcPrChange>
          </w:tcPr>
          <w:p w14:paraId="415929B4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.XX</w:t>
            </w:r>
            <w:r>
              <w:rPr>
                <w:rFonts w:hint="eastAsia"/>
                <w:color w:val="FF0000"/>
              </w:rPr>
              <w:t>接口</w:t>
            </w:r>
          </w:p>
          <w:p w14:paraId="3D6488A4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URL</w:t>
            </w:r>
            <w:r>
              <w:rPr>
                <w:rFonts w:hint="eastAsia"/>
                <w:color w:val="FF0000"/>
              </w:rPr>
              <w:t>：</w:t>
            </w:r>
          </w:p>
          <w:p w14:paraId="58D79A2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color w:val="FF0000"/>
              </w:rPr>
              <w:t>.XX</w:t>
            </w:r>
            <w:r>
              <w:rPr>
                <w:rFonts w:hint="eastAsia"/>
                <w:color w:val="FF0000"/>
              </w:rPr>
              <w:t>接口</w:t>
            </w:r>
          </w:p>
          <w:p w14:paraId="3B5502BE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U</w:t>
            </w:r>
            <w:r>
              <w:rPr>
                <w:color w:val="FF0000"/>
              </w:rPr>
              <w:t>RL</w:t>
            </w:r>
            <w:r>
              <w:rPr>
                <w:rFonts w:hint="eastAsia"/>
                <w:color w:val="FF0000"/>
              </w:rPr>
              <w:t>：</w:t>
            </w:r>
          </w:p>
        </w:tc>
        <w:tc>
          <w:tcPr>
            <w:tcW w:w="2082" w:type="dxa"/>
            <w:vAlign w:val="center"/>
            <w:tcPrChange w:id="425" w:author="小马过河" w:date="2026-03-04T16:59:08Z">
              <w:tcPr>
                <w:tcW w:w="2268" w:type="dxa"/>
                <w:vAlign w:val="center"/>
              </w:tcPr>
            </w:tcPrChange>
          </w:tcPr>
          <w:p w14:paraId="7BC91FB0">
            <w:pPr>
              <w:pStyle w:val="79"/>
              <w:ind w:left="442" w:firstLine="0" w:firstLineChars="0"/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详细说明影响其他系统的接口逻辑变动</w:t>
            </w:r>
          </w:p>
        </w:tc>
        <w:tc>
          <w:tcPr>
            <w:tcW w:w="1024" w:type="dxa"/>
            <w:vAlign w:val="center"/>
            <w:tcPrChange w:id="426" w:author="小马过河" w:date="2026-03-04T16:59:08Z">
              <w:tcPr>
                <w:tcW w:w="1247" w:type="dxa"/>
                <w:vAlign w:val="center"/>
              </w:tcPr>
            </w:tcPrChange>
          </w:tcPr>
          <w:p w14:paraId="6DD18FA8">
            <w:pPr>
              <w:jc w:val="center"/>
            </w:pPr>
          </w:p>
        </w:tc>
      </w:tr>
      <w:tr w14:paraId="7F24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27" w:author="小马过河" w:date="2026-03-04T16:59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50" w:hRule="atLeast"/>
          <w:trPrChange w:id="427" w:author="小马过河" w:date="2026-03-04T16:59:08Z">
            <w:trPr>
              <w:trHeight w:val="250" w:hRule="atLeast"/>
            </w:trPr>
          </w:trPrChange>
        </w:trPr>
        <w:tc>
          <w:tcPr>
            <w:tcW w:w="709" w:type="dxa"/>
            <w:vAlign w:val="center"/>
            <w:tcPrChange w:id="428" w:author="小马过河" w:date="2026-03-04T16:59:08Z">
              <w:tcPr>
                <w:tcW w:w="709" w:type="dxa"/>
                <w:vAlign w:val="center"/>
              </w:tcPr>
            </w:tcPrChange>
          </w:tcPr>
          <w:p w14:paraId="413A8C83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1844" w:type="dxa"/>
            <w:vAlign w:val="center"/>
            <w:tcPrChange w:id="429" w:author="小马过河" w:date="2026-03-04T16:59:08Z">
              <w:tcPr>
                <w:tcW w:w="1844" w:type="dxa"/>
                <w:vAlign w:val="center"/>
              </w:tcPr>
            </w:tcPrChange>
          </w:tcPr>
          <w:p w14:paraId="51491877">
            <w:pPr>
              <w:jc w:val="left"/>
              <w:rPr>
                <w:ins w:id="431" w:author="小马过河" w:date="2026-03-04T16:56:59Z"/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pPrChange w:id="430" w:author="小马过河" w:date="2026-03-04T16:57:04Z">
                <w:pPr>
                  <w:jc w:val="left"/>
                </w:pPr>
              </w:pPrChange>
            </w:pPr>
            <w:ins w:id="432" w:author="小马过河" w:date="2026-03-04T16:56:59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433" w:author="小马过河" w:date="2026-03-04T16:56:59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本系统</w:t>
              </w:r>
            </w:ins>
          </w:p>
          <w:p w14:paraId="51491877">
            <w:pPr>
              <w:jc w:val="left"/>
              <w:rPr>
                <w:ins w:id="435" w:author="小马过河" w:date="2026-03-04T16:56:59Z"/>
                <w:rFonts w:hint="eastAsia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pPrChange w:id="434" w:author="小马过河" w:date="2026-03-04T16:57:04Z">
                <w:pPr>
                  <w:jc w:val="left"/>
                </w:pPr>
              </w:pPrChange>
            </w:pPr>
            <w:ins w:id="436" w:author="小马过河" w:date="2026-03-04T16:57:01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437" w:author="小马过河" w:date="2026-03-04T16:56:59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其他系统</w:t>
              </w:r>
            </w:ins>
          </w:p>
          <w:p w14:paraId="51491877">
            <w:pPr>
              <w:jc w:val="left"/>
              <w:pPrChange w:id="438" w:author="小马过河" w:date="2026-03-04T16:57:04Z">
                <w:pPr>
                  <w:jc w:val="center"/>
                </w:pPr>
              </w:pPrChange>
            </w:pPr>
            <w:ins w:id="439" w:author="小马过河" w:date="2026-03-04T16:57:01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52"/>
              </w:r>
            </w:ins>
            <w:ins w:id="440" w:author="小马过河" w:date="2026-03-04T16:56:59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无</w:t>
              </w:r>
            </w:ins>
          </w:p>
        </w:tc>
        <w:tc>
          <w:tcPr>
            <w:tcW w:w="1437" w:type="dxa"/>
            <w:vAlign w:val="center"/>
            <w:tcPrChange w:id="441" w:author="小马过河" w:date="2026-03-04T16:59:08Z">
              <w:tcPr>
                <w:tcW w:w="1701" w:type="dxa"/>
                <w:vAlign w:val="center"/>
              </w:tcPr>
            </w:tcPrChange>
          </w:tcPr>
          <w:p w14:paraId="2DD5F93F">
            <w:pPr>
              <w:jc w:val="center"/>
            </w:pPr>
          </w:p>
        </w:tc>
        <w:tc>
          <w:tcPr>
            <w:tcW w:w="1862" w:type="dxa"/>
            <w:vAlign w:val="center"/>
            <w:tcPrChange w:id="442" w:author="小马过河" w:date="2026-03-04T16:59:08Z">
              <w:tcPr>
                <w:tcW w:w="2409" w:type="dxa"/>
                <w:vAlign w:val="center"/>
              </w:tcPr>
            </w:tcPrChange>
          </w:tcPr>
          <w:p w14:paraId="04C7A14F">
            <w:pPr>
              <w:jc w:val="center"/>
            </w:pPr>
          </w:p>
        </w:tc>
        <w:tc>
          <w:tcPr>
            <w:tcW w:w="2082" w:type="dxa"/>
            <w:vAlign w:val="center"/>
            <w:tcPrChange w:id="443" w:author="小马过河" w:date="2026-03-04T16:59:08Z">
              <w:tcPr>
                <w:tcW w:w="2268" w:type="dxa"/>
                <w:vAlign w:val="center"/>
              </w:tcPr>
            </w:tcPrChange>
          </w:tcPr>
          <w:p w14:paraId="798408BF">
            <w:pPr>
              <w:jc w:val="center"/>
            </w:pPr>
          </w:p>
        </w:tc>
        <w:tc>
          <w:tcPr>
            <w:tcW w:w="1024" w:type="dxa"/>
            <w:vAlign w:val="center"/>
            <w:tcPrChange w:id="444" w:author="小马过河" w:date="2026-03-04T16:59:08Z">
              <w:tcPr>
                <w:tcW w:w="1247" w:type="dxa"/>
                <w:vAlign w:val="center"/>
              </w:tcPr>
            </w:tcPrChange>
          </w:tcPr>
          <w:p w14:paraId="5950784D">
            <w:pPr>
              <w:jc w:val="center"/>
            </w:pPr>
          </w:p>
        </w:tc>
      </w:tr>
      <w:tr w14:paraId="6A6B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45" w:author="小马过河" w:date="2026-03-04T16:59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57" w:hRule="atLeast"/>
          <w:trPrChange w:id="445" w:author="小马过河" w:date="2026-03-04T16:59:08Z">
            <w:trPr>
              <w:trHeight w:val="257" w:hRule="atLeast"/>
            </w:trPr>
          </w:trPrChange>
        </w:trPr>
        <w:tc>
          <w:tcPr>
            <w:tcW w:w="709" w:type="dxa"/>
            <w:vAlign w:val="center"/>
            <w:tcPrChange w:id="446" w:author="小马过河" w:date="2026-03-04T16:59:08Z">
              <w:tcPr>
                <w:tcW w:w="709" w:type="dxa"/>
                <w:vAlign w:val="center"/>
              </w:tcPr>
            </w:tcPrChange>
          </w:tcPr>
          <w:p w14:paraId="26B8FB9C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1844" w:type="dxa"/>
            <w:vAlign w:val="center"/>
            <w:tcPrChange w:id="447" w:author="小马过河" w:date="2026-03-04T16:59:08Z">
              <w:tcPr>
                <w:tcW w:w="1844" w:type="dxa"/>
                <w:vAlign w:val="center"/>
              </w:tcPr>
            </w:tcPrChange>
          </w:tcPr>
          <w:p w14:paraId="21995A3A">
            <w:pPr>
              <w:jc w:val="center"/>
            </w:pPr>
          </w:p>
        </w:tc>
        <w:tc>
          <w:tcPr>
            <w:tcW w:w="1437" w:type="dxa"/>
            <w:vAlign w:val="center"/>
            <w:tcPrChange w:id="448" w:author="小马过河" w:date="2026-03-04T16:59:08Z">
              <w:tcPr>
                <w:tcW w:w="1701" w:type="dxa"/>
                <w:vAlign w:val="center"/>
              </w:tcPr>
            </w:tcPrChange>
          </w:tcPr>
          <w:p w14:paraId="132732A6">
            <w:pPr>
              <w:jc w:val="center"/>
            </w:pPr>
          </w:p>
        </w:tc>
        <w:tc>
          <w:tcPr>
            <w:tcW w:w="1862" w:type="dxa"/>
            <w:vAlign w:val="center"/>
            <w:tcPrChange w:id="449" w:author="小马过河" w:date="2026-03-04T16:59:08Z">
              <w:tcPr>
                <w:tcW w:w="2409" w:type="dxa"/>
                <w:vAlign w:val="center"/>
              </w:tcPr>
            </w:tcPrChange>
          </w:tcPr>
          <w:p w14:paraId="61CEBA08">
            <w:pPr>
              <w:jc w:val="center"/>
            </w:pPr>
          </w:p>
        </w:tc>
        <w:tc>
          <w:tcPr>
            <w:tcW w:w="2082" w:type="dxa"/>
            <w:vAlign w:val="center"/>
            <w:tcPrChange w:id="450" w:author="小马过河" w:date="2026-03-04T16:59:08Z">
              <w:tcPr>
                <w:tcW w:w="2268" w:type="dxa"/>
                <w:vAlign w:val="center"/>
              </w:tcPr>
            </w:tcPrChange>
          </w:tcPr>
          <w:p w14:paraId="52C3B9CB">
            <w:pPr>
              <w:jc w:val="center"/>
            </w:pPr>
          </w:p>
        </w:tc>
        <w:tc>
          <w:tcPr>
            <w:tcW w:w="1024" w:type="dxa"/>
            <w:vAlign w:val="center"/>
            <w:tcPrChange w:id="451" w:author="小马过河" w:date="2026-03-04T16:59:08Z">
              <w:tcPr>
                <w:tcW w:w="1247" w:type="dxa"/>
                <w:vAlign w:val="center"/>
              </w:tcPr>
            </w:tcPrChange>
          </w:tcPr>
          <w:p w14:paraId="39BB885F">
            <w:pPr>
              <w:jc w:val="center"/>
            </w:pPr>
          </w:p>
        </w:tc>
      </w:tr>
      <w:tr w14:paraId="374F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452" w:author="小马过河" w:date="2026-03-04T16:59:0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57" w:hRule="atLeast"/>
          <w:trPrChange w:id="452" w:author="小马过河" w:date="2026-03-04T16:59:08Z">
            <w:trPr>
              <w:trHeight w:val="257" w:hRule="atLeast"/>
            </w:trPr>
          </w:trPrChange>
        </w:trPr>
        <w:tc>
          <w:tcPr>
            <w:tcW w:w="709" w:type="dxa"/>
            <w:vAlign w:val="center"/>
            <w:tcPrChange w:id="453" w:author="小马过河" w:date="2026-03-04T16:59:08Z">
              <w:tcPr>
                <w:tcW w:w="709" w:type="dxa"/>
                <w:vAlign w:val="center"/>
              </w:tcPr>
            </w:tcPrChange>
          </w:tcPr>
          <w:p w14:paraId="3A0EA688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1844" w:type="dxa"/>
            <w:vAlign w:val="center"/>
            <w:tcPrChange w:id="454" w:author="小马过河" w:date="2026-03-04T16:59:08Z">
              <w:tcPr>
                <w:tcW w:w="1844" w:type="dxa"/>
                <w:vAlign w:val="center"/>
              </w:tcPr>
            </w:tcPrChange>
          </w:tcPr>
          <w:p w14:paraId="5F1775D6">
            <w:pPr>
              <w:jc w:val="center"/>
            </w:pPr>
          </w:p>
        </w:tc>
        <w:tc>
          <w:tcPr>
            <w:tcW w:w="1437" w:type="dxa"/>
            <w:vAlign w:val="center"/>
            <w:tcPrChange w:id="455" w:author="小马过河" w:date="2026-03-04T16:59:08Z">
              <w:tcPr>
                <w:tcW w:w="1701" w:type="dxa"/>
                <w:vAlign w:val="center"/>
              </w:tcPr>
            </w:tcPrChange>
          </w:tcPr>
          <w:p w14:paraId="2210890E">
            <w:pPr>
              <w:jc w:val="center"/>
            </w:pPr>
          </w:p>
        </w:tc>
        <w:tc>
          <w:tcPr>
            <w:tcW w:w="1862" w:type="dxa"/>
            <w:vAlign w:val="center"/>
            <w:tcPrChange w:id="456" w:author="小马过河" w:date="2026-03-04T16:59:08Z">
              <w:tcPr>
                <w:tcW w:w="2409" w:type="dxa"/>
                <w:vAlign w:val="center"/>
              </w:tcPr>
            </w:tcPrChange>
          </w:tcPr>
          <w:p w14:paraId="6F66B0A8">
            <w:pPr>
              <w:jc w:val="center"/>
            </w:pPr>
          </w:p>
        </w:tc>
        <w:tc>
          <w:tcPr>
            <w:tcW w:w="2082" w:type="dxa"/>
            <w:vAlign w:val="center"/>
            <w:tcPrChange w:id="457" w:author="小马过河" w:date="2026-03-04T16:59:08Z">
              <w:tcPr>
                <w:tcW w:w="2268" w:type="dxa"/>
                <w:vAlign w:val="center"/>
              </w:tcPr>
            </w:tcPrChange>
          </w:tcPr>
          <w:p w14:paraId="5193FD50">
            <w:pPr>
              <w:jc w:val="center"/>
            </w:pPr>
          </w:p>
        </w:tc>
        <w:tc>
          <w:tcPr>
            <w:tcW w:w="1024" w:type="dxa"/>
            <w:vAlign w:val="center"/>
            <w:tcPrChange w:id="458" w:author="小马过河" w:date="2026-03-04T16:59:08Z">
              <w:tcPr>
                <w:tcW w:w="1247" w:type="dxa"/>
                <w:vAlign w:val="center"/>
              </w:tcPr>
            </w:tcPrChange>
          </w:tcPr>
          <w:p w14:paraId="3569CFA3">
            <w:pPr>
              <w:jc w:val="center"/>
            </w:pPr>
          </w:p>
        </w:tc>
      </w:tr>
    </w:tbl>
    <w:p w14:paraId="00518BF9">
      <w:pPr>
        <w:rPr>
          <w:rFonts w:ascii="仿宋" w:hAnsi="仿宋" w:eastAsia="仿宋"/>
          <w:sz w:val="18"/>
          <w:szCs w:val="18"/>
        </w:rPr>
      </w:pPr>
      <w:r>
        <w:rPr>
          <w:rFonts w:hint="eastAsia" w:ascii="仿宋" w:hAnsi="仿宋" w:eastAsia="仿宋"/>
          <w:sz w:val="18"/>
          <w:szCs w:val="18"/>
        </w:rPr>
        <w:t>注释：</w:t>
      </w:r>
    </w:p>
    <w:p w14:paraId="33293DB2">
      <w:pPr>
        <w:rPr>
          <w:rFonts w:ascii="仿宋" w:hAnsi="仿宋" w:eastAsia="仿宋"/>
          <w:sz w:val="18"/>
          <w:szCs w:val="18"/>
        </w:rPr>
      </w:pPr>
      <w:r>
        <w:rPr>
          <w:rFonts w:ascii="仿宋" w:hAnsi="仿宋" w:eastAsia="仿宋"/>
          <w:sz w:val="18"/>
          <w:szCs w:val="18"/>
        </w:rPr>
        <w:t>1.</w:t>
      </w:r>
      <w:r>
        <w:rPr>
          <w:rFonts w:hint="eastAsia" w:ascii="仿宋" w:hAnsi="仿宋" w:eastAsia="仿宋"/>
          <w:sz w:val="18"/>
          <w:szCs w:val="18"/>
        </w:rPr>
        <w:t>评估对本系统或其他系统有影响的，“影响功能/交易/接口”、“具体影响内容分析”必填；</w:t>
      </w:r>
    </w:p>
    <w:p w14:paraId="1839C091">
      <w:pPr>
        <w:rPr>
          <w:rFonts w:ascii="仿宋" w:hAnsi="仿宋" w:eastAsia="仿宋"/>
          <w:color w:val="FF0000"/>
          <w:sz w:val="18"/>
          <w:szCs w:val="18"/>
        </w:rPr>
      </w:pPr>
      <w:r>
        <w:rPr>
          <w:rFonts w:ascii="仿宋" w:hAnsi="仿宋" w:eastAsia="仿宋"/>
          <w:color w:val="FF0000"/>
          <w:sz w:val="18"/>
          <w:szCs w:val="18"/>
        </w:rPr>
        <w:t>2.</w:t>
      </w:r>
      <w:r>
        <w:rPr>
          <w:rFonts w:hint="eastAsia" w:ascii="仿宋" w:hAnsi="仿宋" w:eastAsia="仿宋"/>
          <w:color w:val="FF0000"/>
          <w:sz w:val="18"/>
          <w:szCs w:val="18"/>
        </w:rPr>
        <w:t>评估对本系统及其他系统均无影响的，“影响系统分类”请填写 “无”，其他内容可不再填写。代表经分析评估此功能对“本系统其他功能”以及“其他系统”均无影响；</w:t>
      </w:r>
    </w:p>
    <w:p w14:paraId="0F247026">
      <w:pPr>
        <w:pStyle w:val="3"/>
        <w:keepNext w:val="0"/>
        <w:numPr>
          <w:ilvl w:val="1"/>
          <w:numId w:val="1"/>
        </w:numPr>
        <w:tabs>
          <w:tab w:val="clear" w:pos="576"/>
        </w:tabs>
        <w:autoSpaceDE w:val="0"/>
        <w:autoSpaceDN w:val="0"/>
        <w:adjustRightInd w:val="0"/>
        <w:spacing w:before="156" w:beforeLines="50" w:after="156" w:afterLines="50" w:line="360" w:lineRule="atLeast"/>
        <w:ind w:left="578" w:hanging="578"/>
        <w:textAlignment w:val="baseline"/>
        <w:rPr>
          <w:rFonts w:ascii="Times New Roman" w:hAnsi="Times New Roman" w:eastAsia="仿宋"/>
          <w:bCs w:val="0"/>
          <w:sz w:val="30"/>
          <w:szCs w:val="30"/>
        </w:rPr>
      </w:pPr>
      <w:r>
        <w:rPr>
          <w:rFonts w:hint="eastAsia" w:ascii="Times New Roman" w:hAnsi="Times New Roman" w:eastAsia="仿宋"/>
          <w:bCs w:val="0"/>
          <w:sz w:val="30"/>
          <w:szCs w:val="30"/>
        </w:rPr>
        <w:t>XXX功能</w:t>
      </w:r>
    </w:p>
    <w:p w14:paraId="03EF2731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功能概述</w:t>
      </w:r>
    </w:p>
    <w:tbl>
      <w:tblPr>
        <w:tblStyle w:val="29"/>
        <w:tblW w:w="8931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6946"/>
      </w:tblGrid>
      <w:tr w14:paraId="310FC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08BF3DEC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功能编号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74646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szCs w:val="21"/>
              </w:rPr>
              <w:t>功能编号无具体规则要求，主要是做为区分不同功能的唯一标识</w:t>
            </w:r>
          </w:p>
        </w:tc>
      </w:tr>
      <w:tr w14:paraId="263E0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453DB7AB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功能名称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BBFF4C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szCs w:val="21"/>
              </w:rPr>
              <w:t>可以为系统具体功能的名称，对服务类系统也可以描述为</w:t>
            </w:r>
            <w:r>
              <w:rPr>
                <w:rFonts w:ascii="仿宋" w:hAnsi="仿宋" w:eastAsia="仿宋"/>
                <w:szCs w:val="21"/>
              </w:rPr>
              <w:t>对功能点</w:t>
            </w:r>
            <w:r>
              <w:rPr>
                <w:rFonts w:hint="eastAsia" w:ascii="仿宋" w:hAnsi="仿宋" w:eastAsia="仿宋"/>
                <w:szCs w:val="21"/>
              </w:rPr>
              <w:t>的</w:t>
            </w:r>
            <w:r>
              <w:rPr>
                <w:rFonts w:ascii="仿宋" w:hAnsi="仿宋" w:eastAsia="仿宋"/>
                <w:szCs w:val="21"/>
              </w:rPr>
              <w:t>概要说明</w:t>
            </w:r>
          </w:p>
        </w:tc>
      </w:tr>
      <w:tr w14:paraId="45D26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33C094EF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变更类型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1E7062"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 w:cs="微软雅黑"/>
                <w:szCs w:val="21"/>
              </w:rPr>
              <w:t>请勾选此功能所涉及的一个或多个变更类型：</w:t>
            </w:r>
          </w:p>
          <w:p w14:paraId="1AC6888A">
            <w:pPr>
              <w:rPr>
                <w:rFonts w:ascii="仿宋" w:hAnsi="仿宋" w:eastAsia="仿宋"/>
                <w:szCs w:val="21"/>
              </w:rPr>
            </w:pPr>
            <w:ins w:id="459" w:author="小马过河" w:date="2026-03-04T16:43:58Z">
              <w:r>
                <w:rPr>
                  <w:rFonts w:hint="eastAsia" w:ascii="仿宋" w:hAnsi="仿宋" w:eastAsia="仿宋"/>
                  <w:szCs w:val="21"/>
                </w:rPr>
                <w:sym w:font="Wingdings 2" w:char="0052"/>
              </w:r>
            </w:ins>
            <w:customXmlDelRangeStart w:id="461" w:author="小马过河" w:date="2026-03-04T16:43:21Z"/>
            <w:sdt>
              <w:sdtPr>
                <w:rPr>
                  <w:rFonts w:hint="eastAsia" w:ascii="仿宋" w:hAnsi="仿宋" w:eastAsia="仿宋"/>
                  <w:szCs w:val="21"/>
                </w:rPr>
                <w:id w:val="17876286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仿宋" w:hAnsi="仿宋" w:eastAsia="仿宋"/>
                  <w:szCs w:val="21"/>
                </w:rPr>
              </w:sdtEndPr>
              <w:sdtContent>
                <w:customXmlDelRangeEnd w:id="461"/>
                <w:del w:id="463" w:author="小马过河" w:date="2026-03-04T16:43:21Z">
                  <w:r>
                    <w:rPr>
                      <w:rFonts w:hint="eastAsia" w:ascii="MS Gothic" w:hAnsi="MS Gothic" w:eastAsia="MS Gothic"/>
                      <w:szCs w:val="21"/>
                    </w:rPr>
                    <w:delText>☐</w:delText>
                  </w:r>
                </w:del>
                <w:customXmlDelRangeStart w:id="465" w:author="小马过河" w:date="2026-03-04T16:43:21Z"/>
              </w:sdtContent>
            </w:sdt>
            <w:customXmlDelRangeEnd w:id="465"/>
            <w:r>
              <w:rPr>
                <w:rFonts w:hint="eastAsia" w:ascii="仿宋" w:hAnsi="仿宋" w:eastAsia="仿宋"/>
                <w:szCs w:val="21"/>
              </w:rPr>
              <w:t>用户界面新增或变更</w:t>
            </w:r>
          </w:p>
          <w:p w14:paraId="70CA5E74">
            <w:pPr>
              <w:rPr>
                <w:rFonts w:ascii="仿宋" w:hAnsi="仿宋" w:eastAsia="仿宋"/>
                <w:szCs w:val="21"/>
              </w:rPr>
            </w:pPr>
            <w:ins w:id="466" w:author="小马过河" w:date="2026-03-04T16:44:00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467" w:author="小马过河" w:date="2026-03-04T16:43:23Z">
              <w:r>
                <w:rPr>
                  <w:rFonts w:hint="eastAsia" w:ascii="仿宋" w:hAnsi="仿宋" w:eastAsia="仿宋"/>
                  <w:szCs w:val="21"/>
                </w:rPr>
                <w:sym w:font="Wingdings 2" w:char="F052"/>
              </w:r>
            </w:del>
            <w:r>
              <w:rPr>
                <w:rFonts w:hint="eastAsia" w:ascii="仿宋" w:hAnsi="仿宋" w:eastAsia="仿宋"/>
                <w:szCs w:val="21"/>
              </w:rPr>
              <w:t>服务接口新增或变更</w:t>
            </w:r>
          </w:p>
          <w:p w14:paraId="1E9675EA">
            <w:pPr>
              <w:rPr>
                <w:rFonts w:ascii="仿宋" w:hAnsi="仿宋" w:eastAsia="仿宋"/>
                <w:szCs w:val="21"/>
              </w:rPr>
            </w:pPr>
            <w:ins w:id="468" w:author="小马过河" w:date="2026-03-04T16:44:00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469" w:author="小马过河" w:date="2026-03-04T16:43:25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数据库相关新增或变更</w:t>
            </w:r>
          </w:p>
          <w:p w14:paraId="0D364988">
            <w:pPr>
              <w:rPr>
                <w:rFonts w:ascii="仿宋" w:hAnsi="仿宋" w:eastAsia="仿宋"/>
                <w:szCs w:val="21"/>
              </w:rPr>
            </w:pPr>
            <w:ins w:id="470" w:author="小马过河" w:date="2026-03-04T16:44:01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471" w:author="小马过河" w:date="2026-03-04T16:43:27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批处理任务新增或变更</w:t>
            </w:r>
          </w:p>
          <w:p w14:paraId="76AFB0BB">
            <w:pPr>
              <w:rPr>
                <w:rFonts w:ascii="仿宋" w:hAnsi="仿宋" w:eastAsia="仿宋"/>
                <w:szCs w:val="21"/>
              </w:rPr>
            </w:pPr>
            <w:ins w:id="472" w:author="小马过河" w:date="2026-03-04T16:44:01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473" w:author="小马过河" w:date="2026-03-04T16:43:28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网络变更</w:t>
            </w:r>
          </w:p>
          <w:p w14:paraId="273B0441">
            <w:pPr>
              <w:widowControl/>
              <w:spacing w:line="360" w:lineRule="auto"/>
              <w:jc w:val="left"/>
              <w:rPr>
                <w:rFonts w:ascii="仿宋" w:hAnsi="仿宋" w:eastAsia="仿宋"/>
                <w:szCs w:val="21"/>
              </w:rPr>
            </w:pPr>
            <w:ins w:id="474" w:author="小马过河" w:date="2026-03-04T16:44:02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475" w:author="小马过河" w:date="2026-03-04T16:43:30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其他基础设施变更</w:t>
            </w:r>
          </w:p>
          <w:p w14:paraId="6149639E">
            <w:pPr>
              <w:rPr>
                <w:rFonts w:ascii="仿宋" w:hAnsi="仿宋" w:eastAsia="仿宋"/>
                <w:szCs w:val="21"/>
              </w:rPr>
            </w:pPr>
            <w:ins w:id="476" w:author="小马过河" w:date="2026-03-04T16:44:02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del w:id="477" w:author="小马过河" w:date="2026-03-04T16:43:32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r>
              <w:rPr>
                <w:rFonts w:hint="eastAsia" w:ascii="仿宋" w:hAnsi="仿宋" w:eastAsia="仿宋"/>
                <w:szCs w:val="21"/>
              </w:rPr>
              <w:t>报表新增或变更</w:t>
            </w:r>
          </w:p>
          <w:p w14:paraId="4D1BFD54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del w:id="478" w:author="小马过河" w:date="2026-03-04T16:43:34Z">
              <w:r>
                <w:rPr>
                  <w:rFonts w:hint="eastAsia" w:ascii="MS Gothic" w:hAnsi="MS Gothic" w:eastAsia="MS Gothic"/>
                  <w:szCs w:val="21"/>
                </w:rPr>
                <w:delText>☐</w:delText>
              </w:r>
            </w:del>
            <w:ins w:id="479" w:author="小马过河" w:date="2026-03-04T16:44:02Z">
              <w:r>
                <w:rPr>
                  <w:rFonts w:hint="eastAsia" w:ascii="MS Gothic" w:hAnsi="MS Gothic" w:eastAsia="MS Gothic"/>
                  <w:szCs w:val="21"/>
                </w:rPr>
                <w:sym w:font="Wingdings 2" w:char="00A3"/>
              </w:r>
            </w:ins>
            <w:r>
              <w:rPr>
                <w:rFonts w:hint="eastAsia" w:ascii="仿宋" w:hAnsi="仿宋" w:eastAsia="仿宋"/>
                <w:szCs w:val="21"/>
              </w:rPr>
              <w:t>模型新增或变更</w:t>
            </w:r>
          </w:p>
        </w:tc>
      </w:tr>
      <w:tr w14:paraId="71AD6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33083ABB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功能触发入口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C1DFA3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szCs w:val="21"/>
              </w:rPr>
              <w:t>描述此功能如何才能触发</w:t>
            </w:r>
          </w:p>
        </w:tc>
      </w:tr>
      <w:tr w14:paraId="1BA8A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1" w:hRule="atLeast"/>
        </w:trPr>
        <w:tc>
          <w:tcPr>
            <w:tcW w:w="19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noWrap/>
            <w:vAlign w:val="center"/>
          </w:tcPr>
          <w:p w14:paraId="24C475CC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Arial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功能说明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E7D37A">
            <w:pPr>
              <w:widowControl/>
              <w:spacing w:line="360" w:lineRule="auto"/>
              <w:jc w:val="left"/>
              <w:rPr>
                <w:rFonts w:ascii="仿宋" w:hAnsi="仿宋" w:eastAsia="仿宋" w:cs="Arial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szCs w:val="21"/>
              </w:rPr>
              <w:t>请简要描述该功能实现的内容</w:t>
            </w:r>
          </w:p>
        </w:tc>
      </w:tr>
    </w:tbl>
    <w:p w14:paraId="2FA55BD8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逻辑流程图</w:t>
      </w:r>
    </w:p>
    <w:p w14:paraId="75C12F67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00B14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47CA1">
            <w:pPr>
              <w:rPr>
                <w:rFonts w:ascii="宋体" w:hAnsi="宋体"/>
                <w:i/>
                <w:color w:val="FF00FF"/>
              </w:rPr>
            </w:pPr>
            <w:r>
              <w:rPr>
                <w:rFonts w:ascii="宋体" w:hAnsi="宋体"/>
                <w:i/>
                <w:color w:val="FF00FF"/>
              </w:rPr>
              <w:fldChar w:fldCharType="begin"/>
            </w:r>
            <w:r>
              <w:rPr>
                <w:rFonts w:ascii="宋体" w:hAnsi="宋体"/>
                <w:i/>
                <w:color w:val="FF00FF"/>
              </w:rPr>
              <w:instrText xml:space="preserve"> MACROBUTTON  TableDeleteTable 双击此处添加 </w:instrText>
            </w:r>
            <w:r>
              <w:rPr>
                <w:rFonts w:ascii="宋体" w:hAnsi="宋体"/>
                <w:i/>
                <w:color w:val="FF00FF"/>
              </w:rPr>
              <w:fldChar w:fldCharType="end"/>
            </w:r>
          </w:p>
          <w:p w14:paraId="516DE9DB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根据项目需求，应从从系统设计及实现角度描述新增/改造功能的逻辑流程图。逻辑流程图应</w:t>
            </w:r>
            <w:r>
              <w:rPr>
                <w:rFonts w:ascii="宋体" w:hAnsi="宋体"/>
                <w:i/>
                <w:color w:val="0000FF"/>
              </w:rPr>
              <w:t>与“处理逻辑”章节互补，</w:t>
            </w:r>
            <w:r>
              <w:rPr>
                <w:rFonts w:hint="eastAsia" w:ascii="宋体" w:hAnsi="宋体"/>
                <w:i/>
                <w:color w:val="0000FF"/>
              </w:rPr>
              <w:t>逻辑流程图</w:t>
            </w:r>
            <w:r>
              <w:rPr>
                <w:rFonts w:ascii="宋体" w:hAnsi="宋体"/>
                <w:i/>
                <w:color w:val="0000FF"/>
              </w:rPr>
              <w:t>可以是UML中的时序图、活动图或协作图等</w:t>
            </w:r>
            <w:r>
              <w:rPr>
                <w:rFonts w:hint="eastAsia" w:ascii="宋体" w:hAnsi="宋体"/>
                <w:i/>
                <w:color w:val="0000FF"/>
              </w:rPr>
              <w:t>。</w:t>
            </w:r>
          </w:p>
        </w:tc>
      </w:tr>
    </w:tbl>
    <w:p w14:paraId="2C0A5A60"/>
    <w:p w14:paraId="2439EE31">
      <w:pPr>
        <w:rPr>
          <w:rFonts w:ascii="仿宋" w:hAnsi="仿宋" w:eastAsia="仿宋"/>
          <w:szCs w:val="21"/>
        </w:rPr>
      </w:pPr>
    </w:p>
    <w:p w14:paraId="5D73A08F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U</w:t>
      </w:r>
      <w:r>
        <w:rPr>
          <w:rFonts w:ascii="仿宋" w:hAnsi="仿宋" w:eastAsia="仿宋"/>
        </w:rPr>
        <w:t>I</w:t>
      </w:r>
      <w:r>
        <w:rPr>
          <w:rFonts w:hint="eastAsia" w:ascii="仿宋" w:hAnsi="仿宋" w:eastAsia="仿宋"/>
        </w:rPr>
        <w:t>模型图</w:t>
      </w:r>
    </w:p>
    <w:p w14:paraId="37E36C79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71307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529F0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68E696B4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根据项目需求，如涉及U</w:t>
            </w:r>
            <w:r>
              <w:rPr>
                <w:rFonts w:ascii="宋体" w:hAnsi="宋体"/>
                <w:i/>
                <w:color w:val="0000FF"/>
              </w:rPr>
              <w:t>I</w:t>
            </w:r>
            <w:r>
              <w:rPr>
                <w:rFonts w:hint="eastAsia" w:ascii="宋体" w:hAnsi="宋体"/>
                <w:i/>
                <w:color w:val="0000FF"/>
              </w:rPr>
              <w:t>界面新增或修改，请附上新增/改造功能的U</w:t>
            </w:r>
            <w:r>
              <w:rPr>
                <w:rFonts w:ascii="宋体" w:hAnsi="宋体"/>
                <w:i/>
                <w:color w:val="0000FF"/>
              </w:rPr>
              <w:t>I</w:t>
            </w:r>
            <w:r>
              <w:rPr>
                <w:rFonts w:hint="eastAsia" w:ascii="宋体" w:hAnsi="宋体"/>
                <w:i/>
                <w:color w:val="0000FF"/>
              </w:rPr>
              <w:t>设计图。数据信息部可在此处添加报表表样。</w:t>
            </w:r>
          </w:p>
        </w:tc>
      </w:tr>
    </w:tbl>
    <w:p w14:paraId="6A9CBD12">
      <w:pPr>
        <w:spacing w:line="360" w:lineRule="auto"/>
        <w:rPr>
          <w:rFonts w:ascii="仿宋" w:hAnsi="仿宋" w:eastAsia="仿宋" w:cs="Arial"/>
          <w:sz w:val="28"/>
          <w:szCs w:val="28"/>
        </w:rPr>
      </w:pPr>
      <w:r>
        <w:drawing>
          <wp:inline distT="0" distB="0" distL="0" distR="0">
            <wp:extent cx="5274310" cy="3186430"/>
            <wp:effectExtent l="0" t="0" r="254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4D0F">
      <w:pPr>
        <w:ind w:firstLine="484" w:firstLineChars="202"/>
        <w:rPr>
          <w:rFonts w:ascii="仿宋" w:hAnsi="仿宋" w:eastAsia="仿宋" w:cs="Arial"/>
          <w:sz w:val="24"/>
          <w:szCs w:val="24"/>
        </w:rPr>
      </w:pPr>
    </w:p>
    <w:p w14:paraId="31AEF30B">
      <w:pPr>
        <w:pStyle w:val="4"/>
        <w:spacing w:before="156" w:beforeLines="50" w:after="156" w:afterLines="50" w:line="360" w:lineRule="auto"/>
        <w:ind w:left="709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处理逻辑</w:t>
      </w:r>
    </w:p>
    <w:p w14:paraId="1FAEC87C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（此小节必选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32DF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E0E92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7F21A240">
            <w:pPr>
              <w:rPr>
                <w:ins w:id="480" w:author="小马过河" w:date="2026-03-04T16:50:07Z"/>
                <w:rFonts w:hint="eastAsia" w:ascii="宋体" w:hAnsi="宋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根据项目需求，如涉及具体处理逻辑新增或修改，需描述新增/改造功能具体的操作逻辑、算法逻辑、约束检查等相关设计。</w:t>
            </w:r>
          </w:p>
          <w:p w14:paraId="084DFC29">
            <w:pPr>
              <w:rPr>
                <w:ins w:id="481" w:author="小马过河" w:date="2026-03-04T16:50:08Z"/>
                <w:rFonts w:ascii="仿宋" w:hAnsi="仿宋" w:eastAsia="仿宋"/>
                <w:i/>
                <w:iCs/>
                <w:color w:val="0000FF"/>
                <w:szCs w:val="21"/>
              </w:rPr>
            </w:pPr>
            <w:ins w:id="482" w:author="小马过河" w:date="2026-03-04T16:50:08Z">
              <w:r>
                <w:rPr>
                  <w:i/>
                  <w:iCs/>
                  <w:color w:val="0000FF"/>
                </w:rPr>
                <w:t>“操作逻辑”</w:t>
              </w:r>
            </w:ins>
            <w:ins w:id="483" w:author="小马过河" w:date="2026-03-04T16:50:08Z">
              <w:r>
                <w:rPr>
                  <w:rFonts w:hint="eastAsia"/>
                  <w:i/>
                  <w:iCs/>
                  <w:color w:val="0000FF"/>
                </w:rPr>
                <w:t>可以侧重从系统操作层面描述此功能逻辑性。</w:t>
              </w:r>
            </w:ins>
          </w:p>
          <w:p w14:paraId="6968F694">
            <w:pPr>
              <w:rPr>
                <w:ins w:id="484" w:author="小马过河" w:date="2026-03-04T16:50:13Z"/>
                <w:rFonts w:ascii="仿宋" w:hAnsi="仿宋" w:eastAsia="仿宋"/>
                <w:i/>
                <w:iCs/>
                <w:color w:val="0000FF"/>
                <w:szCs w:val="21"/>
              </w:rPr>
            </w:pPr>
            <w:ins w:id="485" w:author="小马过河" w:date="2026-03-04T16:50:13Z">
              <w:r>
                <w:rPr>
                  <w:i/>
                  <w:iCs/>
                  <w:color w:val="0000FF"/>
                </w:rPr>
                <w:t>“算法逻辑”</w:t>
              </w:r>
            </w:ins>
            <w:ins w:id="486" w:author="小马过河" w:date="2026-03-04T16:50:13Z">
              <w:r>
                <w:rPr>
                  <w:rFonts w:hint="eastAsia"/>
                  <w:i/>
                  <w:iCs/>
                  <w:color w:val="0000FF"/>
                </w:rPr>
                <w:t>属于解决问题的思路、方法或步骤（不依赖特定的编程语言）</w:t>
              </w:r>
            </w:ins>
            <w:ins w:id="487" w:author="小马过河" w:date="2026-03-04T16:50:13Z">
              <w:r>
                <w:rPr>
                  <w:i/>
                  <w:iCs/>
                  <w:color w:val="0000FF"/>
                </w:rPr>
                <w:t>，</w:t>
              </w:r>
            </w:ins>
            <w:ins w:id="488" w:author="小马过河" w:date="2026-03-04T16:50:13Z">
              <w:r>
                <w:rPr>
                  <w:rFonts w:hint="eastAsia"/>
                  <w:i/>
                  <w:iCs/>
                  <w:color w:val="0000FF"/>
                </w:rPr>
                <w:t>可以是通过自然语言对逻辑流程图的阐述。</w:t>
              </w:r>
            </w:ins>
          </w:p>
          <w:p w14:paraId="16262F2C">
            <w:pPr>
              <w:rPr>
                <w:ins w:id="489" w:author="小马过河" w:date="2026-03-04T16:50:19Z"/>
                <w:rFonts w:ascii="仿宋" w:hAnsi="仿宋" w:eastAsia="仿宋"/>
                <w:i/>
                <w:iCs/>
                <w:color w:val="0000FF"/>
                <w:szCs w:val="21"/>
              </w:rPr>
            </w:pPr>
            <w:ins w:id="490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“约束检查”可以是</w:t>
              </w:r>
            </w:ins>
            <w:ins w:id="491" w:author="小马过河" w:date="2026-03-04T16:50:19Z">
              <w:r>
                <w:rPr>
                  <w:i/>
                  <w:iCs/>
                  <w:color w:val="0000FF"/>
                </w:rPr>
                <w:t>字段长度</w:t>
              </w:r>
            </w:ins>
            <w:ins w:id="492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约束</w:t>
              </w:r>
            </w:ins>
            <w:ins w:id="493" w:author="小马过河" w:date="2026-03-04T16:50:19Z">
              <w:r>
                <w:rPr>
                  <w:i/>
                  <w:iCs/>
                  <w:color w:val="0000FF"/>
                </w:rPr>
                <w:t>、</w:t>
              </w:r>
            </w:ins>
            <w:ins w:id="494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字段类型约束、</w:t>
              </w:r>
            </w:ins>
            <w:ins w:id="495" w:author="小马过河" w:date="2026-03-04T16:50:19Z">
              <w:r>
                <w:rPr>
                  <w:i/>
                  <w:iCs/>
                  <w:color w:val="0000FF"/>
                </w:rPr>
                <w:t>状态类型</w:t>
              </w:r>
            </w:ins>
            <w:ins w:id="496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约束</w:t>
              </w:r>
            </w:ins>
            <w:ins w:id="497" w:author="小马过河" w:date="2026-03-04T16:50:19Z">
              <w:r>
                <w:rPr>
                  <w:i/>
                  <w:iCs/>
                  <w:color w:val="0000FF"/>
                </w:rPr>
                <w:t>等</w:t>
              </w:r>
            </w:ins>
            <w:ins w:id="498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等</w:t>
              </w:r>
            </w:ins>
            <w:ins w:id="499" w:author="小马过河" w:date="2026-03-04T16:50:19Z">
              <w:r>
                <w:rPr>
                  <w:i/>
                  <w:iCs/>
                  <w:color w:val="0000FF"/>
                </w:rPr>
                <w:t>，便于</w:t>
              </w:r>
            </w:ins>
            <w:ins w:id="500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开发人员和</w:t>
              </w:r>
            </w:ins>
            <w:ins w:id="501" w:author="小马过河" w:date="2026-03-04T16:50:19Z">
              <w:r>
                <w:rPr>
                  <w:i/>
                  <w:iCs/>
                  <w:color w:val="0000FF"/>
                </w:rPr>
                <w:t>测试人员进行边界值</w:t>
              </w:r>
            </w:ins>
            <w:ins w:id="502" w:author="小马过河" w:date="2026-03-04T16:50:19Z">
              <w:r>
                <w:rPr>
                  <w:rFonts w:hint="eastAsia"/>
                  <w:i/>
                  <w:iCs/>
                  <w:color w:val="0000FF"/>
                </w:rPr>
                <w:t>设计与验证</w:t>
              </w:r>
            </w:ins>
            <w:ins w:id="503" w:author="小马过河" w:date="2026-03-04T16:50:19Z">
              <w:r>
                <w:rPr>
                  <w:i/>
                  <w:iCs/>
                  <w:color w:val="0000FF"/>
                </w:rPr>
                <w:t>。</w:t>
              </w:r>
            </w:ins>
          </w:p>
          <w:p w14:paraId="4091C27E">
            <w:pPr>
              <w:rPr>
                <w:rFonts w:ascii="方正楷体简体" w:eastAsia="方正楷体简体"/>
                <w:i/>
                <w:color w:val="0000FF"/>
              </w:rPr>
            </w:pPr>
            <w:ins w:id="504" w:author="小马过河" w:date="2026-03-04T16:50:39Z">
              <w:r>
                <w:rPr>
                  <w:rFonts w:hint="eastAsia"/>
                  <w:i/>
                  <w:iCs/>
                  <w:color w:val="0000FF"/>
                  <w:lang w:val="en-US" w:eastAsia="zh-CN"/>
                </w:rPr>
                <w:t>也</w:t>
              </w:r>
            </w:ins>
            <w:del w:id="505" w:author="小马过河" w:date="2026-03-04T16:50:36Z">
              <w:r>
                <w:rPr>
                  <w:rFonts w:hint="eastAsia"/>
                  <w:i/>
                  <w:iCs/>
                  <w:color w:val="0000FF"/>
                </w:rPr>
                <w:delText>处理逻辑部分</w:delText>
              </w:r>
            </w:del>
            <w:r>
              <w:rPr>
                <w:rFonts w:hint="eastAsia"/>
                <w:i/>
                <w:iCs/>
                <w:color w:val="0000FF"/>
              </w:rPr>
              <w:t>可以不仅限于软需模板中提供的细分角度编写，支持再扩充其他细分维度做分析编写</w:t>
            </w:r>
            <w:del w:id="506" w:author="小马过河" w:date="2026-03-04T16:51:27Z">
              <w:r>
                <w:rPr>
                  <w:rFonts w:hint="eastAsia"/>
                  <w:i/>
                  <w:iCs/>
                  <w:color w:val="0000FF"/>
                </w:rPr>
                <w:delText>；</w:delText>
              </w:r>
            </w:del>
            <w:del w:id="507" w:author="小马过河" w:date="2026-03-04T16:51:25Z">
              <w:r>
                <w:rPr>
                  <w:rFonts w:hint="eastAsia"/>
                  <w:i/>
                  <w:iCs/>
                  <w:color w:val="0000FF"/>
                </w:rPr>
                <w:delText>同时，对于并不擅长对阐述内容进行细分的编写人员，也可以考虑做处理逻辑的整体性编写，但同样必须满足内容完整，思路清晰，有迹可循</w:delText>
              </w:r>
            </w:del>
            <w:r>
              <w:rPr>
                <w:rFonts w:hint="eastAsia"/>
                <w:i/>
                <w:iCs/>
                <w:color w:val="0000FF"/>
              </w:rPr>
              <w:t>。</w:t>
            </w:r>
          </w:p>
        </w:tc>
      </w:tr>
    </w:tbl>
    <w:p w14:paraId="37973F87"/>
    <w:p w14:paraId="406CF110">
      <w:pPr>
        <w:pStyle w:val="5"/>
        <w:rPr>
          <w:del w:id="508" w:author="小马过河" w:date="2026-03-04T16:51:41Z"/>
          <w:rFonts w:asciiTheme="majorEastAsia" w:hAnsiTheme="majorEastAsia" w:eastAsiaTheme="majorEastAsia"/>
        </w:rPr>
      </w:pPr>
      <w:del w:id="509" w:author="小马过河" w:date="2026-03-04T16:51:41Z">
        <w:r>
          <w:rPr>
            <w:rFonts w:hint="eastAsia" w:asciiTheme="majorEastAsia" w:hAnsiTheme="majorEastAsia" w:eastAsiaTheme="majorEastAsia"/>
          </w:rPr>
          <w:delText>操作逻辑</w:delText>
        </w:r>
      </w:del>
    </w:p>
    <w:p w14:paraId="07E01F26">
      <w:pPr>
        <w:rPr>
          <w:del w:id="510" w:author="小马过河" w:date="2026-03-04T16:51:41Z"/>
          <w:rFonts w:ascii="仿宋" w:hAnsi="仿宋" w:eastAsia="仿宋"/>
          <w:i/>
          <w:iCs/>
          <w:color w:val="0000FF"/>
          <w:szCs w:val="21"/>
        </w:rPr>
      </w:pPr>
      <w:del w:id="511" w:author="小马过河" w:date="2026-03-04T16:51:41Z">
        <w:r>
          <w:rPr>
            <w:i/>
            <w:iCs/>
            <w:color w:val="0000FF"/>
          </w:rPr>
          <w:delText>“操作逻辑”</w:delText>
        </w:r>
      </w:del>
      <w:del w:id="512" w:author="小马过河" w:date="2026-03-04T16:51:41Z">
        <w:r>
          <w:rPr>
            <w:rFonts w:hint="eastAsia"/>
            <w:i/>
            <w:iCs/>
            <w:color w:val="0000FF"/>
          </w:rPr>
          <w:delText>可以侧重从系统操作层面描述此功能逻辑性。</w:delText>
        </w:r>
      </w:del>
    </w:p>
    <w:p w14:paraId="478B5996">
      <w:pPr>
        <w:rPr>
          <w:del w:id="513" w:author="小马过河" w:date="2026-03-04T16:51:41Z"/>
          <w:rFonts w:ascii="仿宋" w:hAnsi="仿宋" w:eastAsia="仿宋"/>
          <w:szCs w:val="21"/>
        </w:rPr>
      </w:pPr>
    </w:p>
    <w:p w14:paraId="2E68D68B">
      <w:pPr>
        <w:rPr>
          <w:del w:id="514" w:author="小马过河" w:date="2026-03-04T16:51:41Z"/>
          <w:rFonts w:ascii="仿宋" w:hAnsi="仿宋" w:eastAsia="仿宋"/>
          <w:szCs w:val="21"/>
        </w:rPr>
      </w:pPr>
      <w:del w:id="515" w:author="小马过河" w:date="2026-03-04T16:51:41Z">
        <w:r>
          <w:rPr>
            <w:rFonts w:ascii="仿宋" w:hAnsi="仿宋" w:eastAsia="仿宋"/>
            <w:szCs w:val="21"/>
          </w:rPr>
          <w:delText>XXXX</w:delText>
        </w:r>
      </w:del>
    </w:p>
    <w:p w14:paraId="06FB6346">
      <w:pPr>
        <w:pStyle w:val="5"/>
        <w:rPr>
          <w:del w:id="516" w:author="小马过河" w:date="2026-03-04T16:51:41Z"/>
          <w:rFonts w:asciiTheme="majorEastAsia" w:hAnsiTheme="majorEastAsia" w:eastAsiaTheme="majorEastAsia"/>
        </w:rPr>
      </w:pPr>
      <w:del w:id="517" w:author="小马过河" w:date="2026-03-04T16:51:41Z">
        <w:r>
          <w:rPr>
            <w:rFonts w:hint="eastAsia" w:asciiTheme="majorEastAsia" w:hAnsiTheme="majorEastAsia" w:eastAsiaTheme="majorEastAsia"/>
          </w:rPr>
          <w:delText>算法逻辑</w:delText>
        </w:r>
      </w:del>
    </w:p>
    <w:p w14:paraId="70EF3163">
      <w:pPr>
        <w:rPr>
          <w:del w:id="518" w:author="小马过河" w:date="2026-03-04T16:51:41Z"/>
          <w:rFonts w:ascii="仿宋" w:hAnsi="仿宋" w:eastAsia="仿宋"/>
          <w:i/>
          <w:iCs/>
          <w:color w:val="0000FF"/>
          <w:szCs w:val="21"/>
        </w:rPr>
      </w:pPr>
      <w:del w:id="519" w:author="小马过河" w:date="2026-03-04T16:51:41Z">
        <w:r>
          <w:rPr>
            <w:i/>
            <w:iCs/>
            <w:color w:val="0000FF"/>
          </w:rPr>
          <w:delText>“算法逻辑”</w:delText>
        </w:r>
      </w:del>
      <w:del w:id="520" w:author="小马过河" w:date="2026-03-04T16:51:41Z">
        <w:r>
          <w:rPr>
            <w:rFonts w:hint="eastAsia"/>
            <w:i/>
            <w:iCs/>
            <w:color w:val="0000FF"/>
          </w:rPr>
          <w:delText>属于解决问题的思路、方法或步骤（不依赖特定的编程语言）</w:delText>
        </w:r>
      </w:del>
      <w:del w:id="521" w:author="小马过河" w:date="2026-03-04T16:51:41Z">
        <w:r>
          <w:rPr>
            <w:i/>
            <w:iCs/>
            <w:color w:val="0000FF"/>
          </w:rPr>
          <w:delText>，</w:delText>
        </w:r>
      </w:del>
      <w:del w:id="522" w:author="小马过河" w:date="2026-03-04T16:51:41Z">
        <w:r>
          <w:rPr>
            <w:rFonts w:hint="eastAsia"/>
            <w:i/>
            <w:iCs/>
            <w:color w:val="0000FF"/>
          </w:rPr>
          <w:delText>可以是通过自然语言对逻辑流程图的阐述。</w:delText>
        </w:r>
      </w:del>
    </w:p>
    <w:p w14:paraId="1447674D">
      <w:pPr>
        <w:rPr>
          <w:del w:id="523" w:author="小马过河" w:date="2026-03-04T16:51:41Z"/>
          <w:rFonts w:ascii="仿宋" w:hAnsi="仿宋" w:eastAsia="仿宋"/>
          <w:szCs w:val="21"/>
        </w:rPr>
      </w:pPr>
    </w:p>
    <w:p w14:paraId="751C208F">
      <w:pPr>
        <w:rPr>
          <w:del w:id="524" w:author="小马过河" w:date="2026-03-04T16:51:41Z"/>
          <w:rFonts w:ascii="仿宋" w:hAnsi="仿宋" w:eastAsia="仿宋"/>
          <w:szCs w:val="21"/>
        </w:rPr>
      </w:pPr>
      <w:del w:id="525" w:author="小马过河" w:date="2026-03-04T16:51:41Z">
        <w:r>
          <w:rPr>
            <w:rFonts w:hint="eastAsia" w:ascii="仿宋" w:hAnsi="仿宋" w:eastAsia="仿宋"/>
            <w:szCs w:val="21"/>
          </w:rPr>
          <w:delText>XXXX</w:delText>
        </w:r>
      </w:del>
    </w:p>
    <w:p w14:paraId="531A0DA0">
      <w:pPr>
        <w:pStyle w:val="5"/>
        <w:rPr>
          <w:del w:id="526" w:author="小马过河" w:date="2026-03-04T16:51:41Z"/>
          <w:rFonts w:asciiTheme="majorEastAsia" w:hAnsiTheme="majorEastAsia" w:eastAsiaTheme="majorEastAsia"/>
        </w:rPr>
      </w:pPr>
      <w:del w:id="527" w:author="小马过河" w:date="2026-03-04T16:51:41Z">
        <w:r>
          <w:rPr>
            <w:rFonts w:hint="eastAsia" w:asciiTheme="majorEastAsia" w:hAnsiTheme="majorEastAsia" w:eastAsiaTheme="majorEastAsia"/>
          </w:rPr>
          <w:delText>约束检查</w:delText>
        </w:r>
      </w:del>
    </w:p>
    <w:p w14:paraId="7AA9F497">
      <w:pPr>
        <w:rPr>
          <w:del w:id="528" w:author="小马过河" w:date="2026-03-04T16:51:41Z"/>
          <w:rFonts w:ascii="仿宋" w:hAnsi="仿宋" w:eastAsia="仿宋"/>
          <w:i/>
          <w:iCs/>
          <w:color w:val="0000FF"/>
          <w:szCs w:val="21"/>
        </w:rPr>
      </w:pPr>
      <w:del w:id="529" w:author="小马过河" w:date="2026-03-04T16:51:41Z">
        <w:r>
          <w:rPr>
            <w:rFonts w:hint="eastAsia"/>
            <w:i/>
            <w:iCs/>
            <w:color w:val="0000FF"/>
          </w:rPr>
          <w:delText>“约束检查”可以是</w:delText>
        </w:r>
      </w:del>
      <w:del w:id="530" w:author="小马过河" w:date="2026-03-04T16:51:41Z">
        <w:r>
          <w:rPr>
            <w:i/>
            <w:iCs/>
            <w:color w:val="0000FF"/>
          </w:rPr>
          <w:delText>字段长度</w:delText>
        </w:r>
      </w:del>
      <w:del w:id="531" w:author="小马过河" w:date="2026-03-04T16:51:41Z">
        <w:r>
          <w:rPr>
            <w:rFonts w:hint="eastAsia"/>
            <w:i/>
            <w:iCs/>
            <w:color w:val="0000FF"/>
          </w:rPr>
          <w:delText>约束</w:delText>
        </w:r>
      </w:del>
      <w:del w:id="532" w:author="小马过河" w:date="2026-03-04T16:51:41Z">
        <w:r>
          <w:rPr>
            <w:i/>
            <w:iCs/>
            <w:color w:val="0000FF"/>
          </w:rPr>
          <w:delText>、</w:delText>
        </w:r>
      </w:del>
      <w:del w:id="533" w:author="小马过河" w:date="2026-03-04T16:51:41Z">
        <w:r>
          <w:rPr>
            <w:rFonts w:hint="eastAsia"/>
            <w:i/>
            <w:iCs/>
            <w:color w:val="0000FF"/>
          </w:rPr>
          <w:delText>字段类型约束、</w:delText>
        </w:r>
      </w:del>
      <w:del w:id="534" w:author="小马过河" w:date="2026-03-04T16:51:41Z">
        <w:r>
          <w:rPr>
            <w:i/>
            <w:iCs/>
            <w:color w:val="0000FF"/>
          </w:rPr>
          <w:delText>状态类型</w:delText>
        </w:r>
      </w:del>
      <w:del w:id="535" w:author="小马过河" w:date="2026-03-04T16:51:41Z">
        <w:r>
          <w:rPr>
            <w:rFonts w:hint="eastAsia"/>
            <w:i/>
            <w:iCs/>
            <w:color w:val="0000FF"/>
          </w:rPr>
          <w:delText>约束</w:delText>
        </w:r>
      </w:del>
      <w:del w:id="536" w:author="小马过河" w:date="2026-03-04T16:51:41Z">
        <w:r>
          <w:rPr>
            <w:i/>
            <w:iCs/>
            <w:color w:val="0000FF"/>
          </w:rPr>
          <w:delText>等</w:delText>
        </w:r>
      </w:del>
      <w:del w:id="537" w:author="小马过河" w:date="2026-03-04T16:51:41Z">
        <w:r>
          <w:rPr>
            <w:rFonts w:hint="eastAsia"/>
            <w:i/>
            <w:iCs/>
            <w:color w:val="0000FF"/>
          </w:rPr>
          <w:delText>等</w:delText>
        </w:r>
      </w:del>
      <w:del w:id="538" w:author="小马过河" w:date="2026-03-04T16:51:41Z">
        <w:r>
          <w:rPr>
            <w:i/>
            <w:iCs/>
            <w:color w:val="0000FF"/>
          </w:rPr>
          <w:delText>，便于</w:delText>
        </w:r>
      </w:del>
      <w:del w:id="539" w:author="小马过河" w:date="2026-03-04T16:51:41Z">
        <w:r>
          <w:rPr>
            <w:rFonts w:hint="eastAsia"/>
            <w:i/>
            <w:iCs/>
            <w:color w:val="0000FF"/>
          </w:rPr>
          <w:delText>开发人员和</w:delText>
        </w:r>
      </w:del>
      <w:del w:id="540" w:author="小马过河" w:date="2026-03-04T16:51:41Z">
        <w:r>
          <w:rPr>
            <w:i/>
            <w:iCs/>
            <w:color w:val="0000FF"/>
          </w:rPr>
          <w:delText>测试人员进行边界值</w:delText>
        </w:r>
      </w:del>
      <w:del w:id="541" w:author="小马过河" w:date="2026-03-04T16:51:41Z">
        <w:r>
          <w:rPr>
            <w:rFonts w:hint="eastAsia"/>
            <w:i/>
            <w:iCs/>
            <w:color w:val="0000FF"/>
          </w:rPr>
          <w:delText>设计与验证</w:delText>
        </w:r>
      </w:del>
      <w:del w:id="542" w:author="小马过河" w:date="2026-03-04T16:51:41Z">
        <w:r>
          <w:rPr>
            <w:i/>
            <w:iCs/>
            <w:color w:val="0000FF"/>
          </w:rPr>
          <w:delText>。</w:delText>
        </w:r>
      </w:del>
    </w:p>
    <w:p w14:paraId="5E9FA653">
      <w:pPr>
        <w:rPr>
          <w:del w:id="543" w:author="小马过河" w:date="2026-03-04T16:51:41Z"/>
          <w:rFonts w:ascii="仿宋" w:hAnsi="仿宋" w:eastAsia="仿宋"/>
          <w:szCs w:val="21"/>
        </w:rPr>
      </w:pPr>
    </w:p>
    <w:p w14:paraId="2989A0BF">
      <w:pPr>
        <w:rPr>
          <w:del w:id="544" w:author="小马过河" w:date="2026-03-04T16:51:41Z"/>
          <w:rFonts w:ascii="仿宋" w:hAnsi="仿宋" w:eastAsia="仿宋"/>
          <w:szCs w:val="21"/>
        </w:rPr>
      </w:pPr>
      <w:del w:id="545" w:author="小马过河" w:date="2026-03-04T16:51:41Z">
        <w:r>
          <w:rPr>
            <w:rFonts w:hint="eastAsia" w:ascii="仿宋" w:hAnsi="仿宋" w:eastAsia="仿宋"/>
            <w:szCs w:val="21"/>
          </w:rPr>
          <w:delText>XXXXX</w:delText>
        </w:r>
      </w:del>
    </w:p>
    <w:p w14:paraId="1FE88F43">
      <w:pPr>
        <w:pStyle w:val="5"/>
        <w:rPr>
          <w:del w:id="546" w:author="小马过河" w:date="2026-03-04T16:51:41Z"/>
          <w:rFonts w:asciiTheme="majorEastAsia" w:hAnsiTheme="majorEastAsia" w:eastAsiaTheme="majorEastAsia"/>
        </w:rPr>
      </w:pPr>
      <w:del w:id="547" w:author="小马过河" w:date="2026-03-04T16:51:41Z">
        <w:r>
          <w:rPr>
            <w:rFonts w:hint="eastAsia" w:asciiTheme="majorEastAsia" w:hAnsiTheme="majorEastAsia" w:eastAsiaTheme="majorEastAsia"/>
          </w:rPr>
          <w:delText>XXX</w:delText>
        </w:r>
      </w:del>
    </w:p>
    <w:p w14:paraId="37CCC8F1">
      <w:pPr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XXXX</w:t>
      </w:r>
    </w:p>
    <w:p w14:paraId="4645A9F4">
      <w:pPr>
        <w:pStyle w:val="4"/>
        <w:ind w:left="70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账务处理</w:t>
      </w:r>
    </w:p>
    <w:p w14:paraId="7995DEC3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27690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FD8FA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7A83A54A">
            <w:pPr>
              <w:rPr>
                <w:rFonts w:ascii="宋体" w:hAnsi="宋体"/>
                <w:i/>
                <w:color w:val="FF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根据项目需求，如涉及账务类交易，则需按照账务处理设计、会计核算规则、凭证打印等开展分析及设计。</w:t>
            </w:r>
          </w:p>
        </w:tc>
      </w:tr>
    </w:tbl>
    <w:p w14:paraId="03B5A253"/>
    <w:p w14:paraId="6A210EEF">
      <w:pPr>
        <w:pStyle w:val="5"/>
        <w:tabs>
          <w:tab w:val="clear" w:pos="432"/>
        </w:tabs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账务处理设计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40875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6DD4A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66A41A06">
            <w:pPr>
              <w:rPr>
                <w:rFonts w:ascii="宋体" w:hAnsi="宋体"/>
                <w:i/>
                <w:color w:val="FF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涉及账务类交易，请重点描述</w:t>
            </w:r>
            <w:r>
              <w:rPr>
                <w:rFonts w:hint="eastAsia" w:ascii="宋体" w:hAnsi="宋体"/>
                <w:b/>
                <w:bCs/>
                <w:i/>
                <w:color w:val="0000FF"/>
              </w:rPr>
              <w:t>流水号、自增序列、接口健壮性、防重发、异常处理</w:t>
            </w:r>
            <w:r>
              <w:rPr>
                <w:rFonts w:hint="eastAsia" w:ascii="宋体" w:hAnsi="宋体"/>
                <w:i/>
                <w:color w:val="0000FF"/>
              </w:rPr>
              <w:t>等方面设计，详情请参考《总体架构原则》及《账务类信息系统设计指引》。</w:t>
            </w:r>
          </w:p>
        </w:tc>
      </w:tr>
    </w:tbl>
    <w:p w14:paraId="23117C61">
      <w:pPr>
        <w:pStyle w:val="79"/>
        <w:numPr>
          <w:ilvl w:val="0"/>
          <w:numId w:val="7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整体账务处理流程</w:t>
      </w:r>
    </w:p>
    <w:p w14:paraId="70DD5E71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</w:t>
      </w:r>
    </w:p>
    <w:p w14:paraId="777D00A5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118EB3DA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2A967A0E">
      <w:pPr>
        <w:pStyle w:val="79"/>
        <w:numPr>
          <w:ilvl w:val="0"/>
          <w:numId w:val="7"/>
        </w:numPr>
        <w:ind w:left="284" w:hanging="284"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全局流水号机制设计</w:t>
      </w:r>
    </w:p>
    <w:p w14:paraId="69D525FA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</w:t>
      </w:r>
    </w:p>
    <w:p w14:paraId="311EDF2F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0864CF1E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1E6A587D">
      <w:pPr>
        <w:pStyle w:val="79"/>
        <w:numPr>
          <w:ilvl w:val="0"/>
          <w:numId w:val="7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自增序列设计</w:t>
      </w:r>
    </w:p>
    <w:p w14:paraId="70D17BCA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</w:t>
      </w:r>
    </w:p>
    <w:p w14:paraId="2F86E00E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644E53AC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2BECDE7A">
      <w:pPr>
        <w:pStyle w:val="79"/>
        <w:numPr>
          <w:ilvl w:val="0"/>
          <w:numId w:val="7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防重发机制</w:t>
      </w:r>
    </w:p>
    <w:p w14:paraId="391FC4DD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XXXXX</w:t>
      </w:r>
    </w:p>
    <w:p w14:paraId="12D02443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560BC6E0">
      <w:pPr>
        <w:pStyle w:val="79"/>
        <w:ind w:left="360" w:firstLine="0" w:firstLineChars="0"/>
        <w:rPr>
          <w:rFonts w:asciiTheme="majorEastAsia" w:hAnsiTheme="majorEastAsia" w:eastAsiaTheme="majorEastAsia"/>
          <w:b/>
          <w:bCs/>
        </w:rPr>
      </w:pPr>
    </w:p>
    <w:p w14:paraId="1CD9637B">
      <w:pPr>
        <w:pStyle w:val="79"/>
        <w:numPr>
          <w:ilvl w:val="0"/>
          <w:numId w:val="7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异常处理机制</w:t>
      </w:r>
    </w:p>
    <w:p w14:paraId="5ACA32EF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XXXXXX</w:t>
      </w:r>
    </w:p>
    <w:p w14:paraId="1A10DF15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144ADD75">
      <w:pPr>
        <w:pStyle w:val="79"/>
        <w:ind w:left="360" w:firstLine="0" w:firstLineChars="0"/>
        <w:rPr>
          <w:rFonts w:asciiTheme="majorEastAsia" w:hAnsiTheme="majorEastAsia" w:eastAsiaTheme="majorEastAsia"/>
        </w:rPr>
      </w:pPr>
    </w:p>
    <w:p w14:paraId="171E8728">
      <w:pPr>
        <w:pStyle w:val="79"/>
        <w:numPr>
          <w:ilvl w:val="0"/>
          <w:numId w:val="7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接口健壮性设计</w:t>
      </w:r>
    </w:p>
    <w:p w14:paraId="0933BF1C">
      <w:pPr>
        <w:pStyle w:val="79"/>
        <w:ind w:left="360" w:firstLine="0" w:firstLineChars="0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XXX</w:t>
      </w:r>
    </w:p>
    <w:p w14:paraId="213743C8">
      <w:pPr>
        <w:pStyle w:val="79"/>
        <w:ind w:left="360" w:firstLine="0" w:firstLineChars="0"/>
        <w:rPr>
          <w:rFonts w:asciiTheme="majorEastAsia" w:hAnsiTheme="majorEastAsia" w:eastAsiaTheme="majorEastAsia"/>
          <w:b/>
          <w:bCs/>
        </w:rPr>
      </w:pPr>
    </w:p>
    <w:p w14:paraId="60300262">
      <w:pPr>
        <w:pStyle w:val="79"/>
        <w:ind w:left="360" w:firstLine="0" w:firstLineChars="0"/>
        <w:rPr>
          <w:rFonts w:asciiTheme="majorEastAsia" w:hAnsiTheme="majorEastAsia" w:eastAsiaTheme="majorEastAsia"/>
          <w:b/>
          <w:bCs/>
        </w:rPr>
      </w:pPr>
    </w:p>
    <w:p w14:paraId="2CD84251">
      <w:pPr>
        <w:pStyle w:val="79"/>
        <w:numPr>
          <w:ilvl w:val="0"/>
          <w:numId w:val="7"/>
        </w:numPr>
        <w:ind w:firstLineChars="0"/>
        <w:rPr>
          <w:rFonts w:asciiTheme="majorEastAsia" w:hAnsiTheme="majorEastAsia" w:eastAsiaTheme="majorEastAsia"/>
          <w:b/>
          <w:bCs/>
        </w:rPr>
      </w:pPr>
      <w:r>
        <w:rPr>
          <w:rFonts w:hint="eastAsia" w:asciiTheme="majorEastAsia" w:hAnsiTheme="majorEastAsia" w:eastAsiaTheme="majorEastAsia"/>
          <w:b/>
          <w:bCs/>
        </w:rPr>
        <w:t>XXXXX</w:t>
      </w:r>
    </w:p>
    <w:p w14:paraId="7F74F9A9">
      <w:pPr>
        <w:pStyle w:val="5"/>
        <w:tabs>
          <w:tab w:val="clear" w:pos="432"/>
        </w:tabs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会计核算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B3EF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AB93D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5BC121EA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描述涉及的会计核算科目及金额类型等信息。</w:t>
            </w:r>
          </w:p>
        </w:tc>
      </w:tr>
    </w:tbl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2"/>
        <w:gridCol w:w="1442"/>
        <w:gridCol w:w="1452"/>
        <w:gridCol w:w="1399"/>
        <w:gridCol w:w="1346"/>
      </w:tblGrid>
      <w:tr w14:paraId="2DD7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441" w:type="dxa"/>
            <w:shd w:val="clear" w:color="auto" w:fill="D8D8D8" w:themeFill="background1" w:themeFillShade="D9"/>
          </w:tcPr>
          <w:p w14:paraId="597648CD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借贷方向</w:t>
            </w:r>
          </w:p>
        </w:tc>
        <w:tc>
          <w:tcPr>
            <w:tcW w:w="1442" w:type="dxa"/>
            <w:shd w:val="clear" w:color="auto" w:fill="D8D8D8" w:themeFill="background1" w:themeFillShade="D9"/>
          </w:tcPr>
          <w:p w14:paraId="29D3CC5F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科目号</w:t>
            </w:r>
          </w:p>
        </w:tc>
        <w:tc>
          <w:tcPr>
            <w:tcW w:w="1442" w:type="dxa"/>
            <w:shd w:val="clear" w:color="auto" w:fill="D8D8D8" w:themeFill="background1" w:themeFillShade="D9"/>
          </w:tcPr>
          <w:p w14:paraId="3D542191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科目名称</w:t>
            </w:r>
          </w:p>
        </w:tc>
        <w:tc>
          <w:tcPr>
            <w:tcW w:w="1452" w:type="dxa"/>
            <w:shd w:val="clear" w:color="auto" w:fill="D8D8D8" w:themeFill="background1" w:themeFillShade="D9"/>
          </w:tcPr>
          <w:p w14:paraId="5F989556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金额类型</w:t>
            </w:r>
          </w:p>
        </w:tc>
        <w:tc>
          <w:tcPr>
            <w:tcW w:w="1399" w:type="dxa"/>
            <w:shd w:val="clear" w:color="auto" w:fill="D8D8D8" w:themeFill="background1" w:themeFillShade="D9"/>
          </w:tcPr>
          <w:p w14:paraId="7BA5E007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机构</w:t>
            </w:r>
          </w:p>
        </w:tc>
        <w:tc>
          <w:tcPr>
            <w:tcW w:w="1346" w:type="dxa"/>
            <w:shd w:val="clear" w:color="auto" w:fill="D8D8D8" w:themeFill="background1" w:themeFillShade="D9"/>
          </w:tcPr>
          <w:p w14:paraId="259059F1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利润中心</w:t>
            </w:r>
          </w:p>
        </w:tc>
      </w:tr>
      <w:tr w14:paraId="75F20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32FA1F49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08EF070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6AAC603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52" w:type="dxa"/>
          </w:tcPr>
          <w:p w14:paraId="207B4C51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本金</w:t>
            </w:r>
          </w:p>
        </w:tc>
        <w:tc>
          <w:tcPr>
            <w:tcW w:w="1399" w:type="dxa"/>
          </w:tcPr>
          <w:p w14:paraId="352B7021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账户行</w:t>
            </w:r>
          </w:p>
        </w:tc>
        <w:tc>
          <w:tcPr>
            <w:tcW w:w="1346" w:type="dxa"/>
          </w:tcPr>
          <w:p w14:paraId="5E797E60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165D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1" w:type="dxa"/>
          </w:tcPr>
          <w:p w14:paraId="60285A9C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0728EDB7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8342D31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52" w:type="dxa"/>
          </w:tcPr>
          <w:p w14:paraId="14B694FC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利息</w:t>
            </w:r>
          </w:p>
        </w:tc>
        <w:tc>
          <w:tcPr>
            <w:tcW w:w="1399" w:type="dxa"/>
          </w:tcPr>
          <w:p w14:paraId="3B7E3567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交易行</w:t>
            </w:r>
          </w:p>
        </w:tc>
        <w:tc>
          <w:tcPr>
            <w:tcW w:w="1346" w:type="dxa"/>
          </w:tcPr>
          <w:p w14:paraId="73D3908C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p w14:paraId="145793AA">
      <w:pPr>
        <w:pStyle w:val="5"/>
        <w:tabs>
          <w:tab w:val="clear" w:pos="432"/>
        </w:tabs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凭证打印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74BE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88FA9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6F3C3B5B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粘贴具体的凭证设计图。</w:t>
            </w:r>
          </w:p>
        </w:tc>
      </w:tr>
    </w:tbl>
    <w:p w14:paraId="382EC45A"/>
    <w:p w14:paraId="752F7002">
      <w:pPr>
        <w:pStyle w:val="4"/>
        <w:ind w:left="70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接口设计</w:t>
      </w:r>
    </w:p>
    <w:p w14:paraId="58650916">
      <w:pPr>
        <w:pStyle w:val="28"/>
        <w:ind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（此小节必选</w:t>
      </w:r>
      <w:r>
        <w:rPr>
          <w:rFonts w:hint="eastAsia"/>
          <w:color w:val="C00000"/>
        </w:rPr>
        <w:t>)</w:t>
      </w:r>
    </w:p>
    <w:p w14:paraId="044EA6E3"/>
    <w:tbl>
      <w:tblPr>
        <w:tblStyle w:val="29"/>
        <w:tblW w:w="8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4FBA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8E939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7D480A24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新增接口或存量接口变更均必须通过A</w:t>
            </w:r>
            <w:r>
              <w:rPr>
                <w:rFonts w:ascii="宋体" w:hAnsi="宋体"/>
                <w:i/>
                <w:color w:val="0000FF"/>
              </w:rPr>
              <w:t>PI</w:t>
            </w:r>
            <w:r>
              <w:rPr>
                <w:rFonts w:hint="eastAsia" w:ascii="宋体" w:hAnsi="宋体"/>
                <w:i/>
                <w:color w:val="0000FF"/>
              </w:rPr>
              <w:t>治理平台开展接口设计工作，并将设计完毕的接口信息列在该小节。</w:t>
            </w:r>
          </w:p>
        </w:tc>
      </w:tr>
    </w:tbl>
    <w:p w14:paraId="58A8B8D4">
      <w:pPr>
        <w:rPr>
          <w:rFonts w:asciiTheme="majorEastAsia" w:hAnsiTheme="majorEastAsia" w:eastAsiaTheme="majorEastAsia"/>
        </w:rPr>
      </w:pPr>
    </w:p>
    <w:tbl>
      <w:tblPr>
        <w:tblStyle w:val="3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17"/>
        <w:gridCol w:w="1280"/>
        <w:gridCol w:w="1697"/>
        <w:gridCol w:w="2410"/>
      </w:tblGrid>
      <w:tr w14:paraId="06CE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1413" w:type="dxa"/>
            <w:vAlign w:val="center"/>
          </w:tcPr>
          <w:p w14:paraId="5BC78F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功能</w:t>
            </w:r>
          </w:p>
        </w:tc>
        <w:tc>
          <w:tcPr>
            <w:tcW w:w="1417" w:type="dxa"/>
            <w:vAlign w:val="center"/>
          </w:tcPr>
          <w:p w14:paraId="11EA75E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接口名称</w:t>
            </w:r>
          </w:p>
        </w:tc>
        <w:tc>
          <w:tcPr>
            <w:tcW w:w="1280" w:type="dxa"/>
            <w:vAlign w:val="center"/>
          </w:tcPr>
          <w:p w14:paraId="6ABA1F3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接口地址</w:t>
            </w:r>
          </w:p>
        </w:tc>
        <w:tc>
          <w:tcPr>
            <w:tcW w:w="1697" w:type="dxa"/>
            <w:vAlign w:val="center"/>
          </w:tcPr>
          <w:p w14:paraId="014B99C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接口变更类型</w:t>
            </w:r>
          </w:p>
        </w:tc>
        <w:tc>
          <w:tcPr>
            <w:tcW w:w="2410" w:type="dxa"/>
            <w:vAlign w:val="center"/>
          </w:tcPr>
          <w:p w14:paraId="4C58491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A</w:t>
            </w:r>
            <w:r>
              <w:rPr>
                <w:rFonts w:ascii="仿宋" w:hAnsi="仿宋" w:eastAsia="仿宋"/>
                <w:sz w:val="24"/>
                <w:szCs w:val="24"/>
              </w:rPr>
              <w:t>PI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治理平台</w:t>
            </w:r>
          </w:p>
          <w:p w14:paraId="71F95F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是否已完成相关设计</w:t>
            </w:r>
          </w:p>
        </w:tc>
      </w:tr>
      <w:tr w14:paraId="70EC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2AB597E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3912B9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80" w:type="dxa"/>
            <w:vAlign w:val="center"/>
          </w:tcPr>
          <w:p w14:paraId="434151C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14:paraId="3BEB6C6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新增/不涉及</w:t>
            </w:r>
          </w:p>
        </w:tc>
        <w:tc>
          <w:tcPr>
            <w:tcW w:w="2410" w:type="dxa"/>
            <w:vAlign w:val="center"/>
          </w:tcPr>
          <w:p w14:paraId="51A98F5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 w14:paraId="16B66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C9D5A8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BA72C7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80" w:type="dxa"/>
            <w:vAlign w:val="center"/>
          </w:tcPr>
          <w:p w14:paraId="67626E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14:paraId="4632720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修改/不涉及</w:t>
            </w:r>
          </w:p>
        </w:tc>
        <w:tc>
          <w:tcPr>
            <w:tcW w:w="2410" w:type="dxa"/>
            <w:vAlign w:val="center"/>
          </w:tcPr>
          <w:p w14:paraId="184E80F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是</w:t>
            </w:r>
          </w:p>
        </w:tc>
      </w:tr>
      <w:tr w14:paraId="6C91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6E16715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E07E5C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280" w:type="dxa"/>
            <w:vAlign w:val="center"/>
          </w:tcPr>
          <w:p w14:paraId="40062FC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697" w:type="dxa"/>
            <w:vAlign w:val="center"/>
          </w:tcPr>
          <w:p w14:paraId="48629E5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A61FF7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p w14:paraId="279919CE">
      <w:pPr>
        <w:rPr>
          <w:rFonts w:ascii="仿宋" w:hAnsi="仿宋" w:eastAsia="仿宋"/>
          <w:color w:val="FF0000"/>
          <w:sz w:val="18"/>
          <w:szCs w:val="18"/>
        </w:rPr>
      </w:pPr>
      <w:r>
        <w:rPr>
          <w:rFonts w:hint="eastAsia" w:ascii="仿宋" w:hAnsi="仿宋" w:eastAsia="仿宋"/>
          <w:color w:val="FF0000"/>
          <w:sz w:val="18"/>
          <w:szCs w:val="18"/>
        </w:rPr>
        <w:t>注释：</w:t>
      </w:r>
    </w:p>
    <w:p w14:paraId="377FB77F">
      <w:pPr>
        <w:rPr>
          <w:rFonts w:ascii="仿宋" w:hAnsi="仿宋" w:eastAsia="仿宋"/>
          <w:color w:val="FF0000"/>
          <w:sz w:val="18"/>
          <w:szCs w:val="18"/>
        </w:rPr>
      </w:pPr>
      <w:r>
        <w:rPr>
          <w:rFonts w:hint="eastAsia" w:ascii="仿宋" w:hAnsi="仿宋" w:eastAsia="仿宋"/>
          <w:color w:val="FF0000"/>
          <w:sz w:val="18"/>
          <w:szCs w:val="18"/>
        </w:rPr>
        <w:t>本小节涉及接口变动的必选，如果本次改造不涉及接口变动，请在“接口变更类型”列去掉模板中“新增”或“修改”，第一行“接口变更类型”列填写“不涉及”即可。</w:t>
      </w:r>
    </w:p>
    <w:p w14:paraId="05C7AF9C">
      <w:pPr>
        <w:rPr>
          <w:rFonts w:ascii="仿宋" w:hAnsi="仿宋" w:eastAsia="仿宋"/>
          <w:color w:val="FF0000"/>
          <w:sz w:val="18"/>
          <w:szCs w:val="18"/>
        </w:rPr>
      </w:pPr>
    </w:p>
    <w:p w14:paraId="3017B712">
      <w:pPr>
        <w:pStyle w:val="4"/>
        <w:ind w:left="709"/>
        <w:rPr>
          <w:rFonts w:asciiTheme="majorEastAsia" w:hAnsiTheme="majorEastAsia" w:eastAsiaTheme="majorEastAsia"/>
        </w:rPr>
      </w:pPr>
      <w:r>
        <w:rPr>
          <w:rFonts w:hint="eastAsia" w:asciiTheme="majorEastAsia" w:hAnsiTheme="majorEastAsia" w:eastAsiaTheme="majorEastAsia"/>
        </w:rPr>
        <w:t>数据库设计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13025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70CB3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0D0EFCBB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请基于《XXX系统-数据库详细设计书》模板开展数据库设计，并将涉及到相关对象列在该小节</w:t>
            </w:r>
          </w:p>
        </w:tc>
      </w:tr>
    </w:tbl>
    <w:p w14:paraId="5B4166E4"/>
    <w:p w14:paraId="700AE866">
      <w:pPr>
        <w:pStyle w:val="4"/>
        <w:ind w:left="709"/>
      </w:pPr>
      <w:bookmarkStart w:id="57" w:name="_GoBack"/>
      <w:bookmarkEnd w:id="57"/>
      <w:r>
        <w:rPr>
          <w:rFonts w:hint="eastAsia"/>
        </w:rPr>
        <w:t>影响范围分析</w:t>
      </w:r>
    </w:p>
    <w:p w14:paraId="6D8288CA">
      <w:pPr>
        <w:pStyle w:val="28"/>
        <w:ind w:left="432" w:firstLine="0" w:firstLineChars="0"/>
        <w:rPr>
          <w:color w:val="FF0000"/>
          <w:szCs w:val="20"/>
        </w:rPr>
      </w:pPr>
      <w:r>
        <w:rPr>
          <w:rFonts w:hint="eastAsia"/>
          <w:color w:val="FF0000"/>
          <w:szCs w:val="20"/>
        </w:rPr>
        <w:t>（此小节必选)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347B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62A04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33C555DE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根据上述需求分析内容，对影响本系统其他功能或交易的具体功能点进行描述；对影响其他系统的尤其接口提供方，应说明接口U</w:t>
            </w:r>
            <w:r>
              <w:rPr>
                <w:rFonts w:ascii="宋体" w:hAnsi="宋体"/>
                <w:i/>
                <w:color w:val="0000FF"/>
              </w:rPr>
              <w:t>RL</w:t>
            </w:r>
            <w:r>
              <w:rPr>
                <w:rFonts w:hint="eastAsia" w:ascii="宋体" w:hAnsi="宋体"/>
                <w:i/>
                <w:color w:val="0000FF"/>
              </w:rPr>
              <w:t>或者接口号，并且详细说明接口逻辑变动内容。影响范围分析一是为系统设计与开发提供依据；二是为测试提供输入。</w:t>
            </w:r>
          </w:p>
        </w:tc>
      </w:tr>
    </w:tbl>
    <w:p w14:paraId="190D4273">
      <w:pPr>
        <w:rPr>
          <w:rFonts w:ascii="仿宋" w:hAnsi="仿宋" w:eastAsia="仿宋"/>
          <w:sz w:val="18"/>
          <w:szCs w:val="18"/>
        </w:rPr>
      </w:pPr>
    </w:p>
    <w:p w14:paraId="62206FE2">
      <w:pPr>
        <w:rPr>
          <w:rFonts w:ascii="仿宋" w:hAnsi="仿宋" w:eastAsia="仿宋"/>
          <w:sz w:val="18"/>
          <w:szCs w:val="18"/>
        </w:rPr>
      </w:pPr>
    </w:p>
    <w:p w14:paraId="39A386E1">
      <w:pPr>
        <w:rPr>
          <w:rFonts w:ascii="仿宋" w:hAnsi="仿宋" w:eastAsia="仿宋"/>
          <w:sz w:val="18"/>
          <w:szCs w:val="18"/>
        </w:rPr>
      </w:pPr>
    </w:p>
    <w:p w14:paraId="47CEFAA2">
      <w:pPr>
        <w:rPr>
          <w:rFonts w:ascii="仿宋" w:hAnsi="仿宋" w:eastAsia="仿宋"/>
          <w:sz w:val="18"/>
          <w:szCs w:val="18"/>
        </w:rPr>
      </w:pPr>
    </w:p>
    <w:tbl>
      <w:tblPr>
        <w:tblStyle w:val="30"/>
        <w:tblW w:w="9117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PrChange w:id="548" w:author="小马过河" w:date="2026-03-04T16:58:28Z">
          <w:tblPr>
            <w:tblStyle w:val="30"/>
            <w:tblW w:w="10178" w:type="dxa"/>
            <w:tblInd w:w="-998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709"/>
        <w:gridCol w:w="1702"/>
        <w:gridCol w:w="1244"/>
        <w:gridCol w:w="1976"/>
        <w:gridCol w:w="2480"/>
        <w:gridCol w:w="1006"/>
        <w:tblGridChange w:id="549">
          <w:tblGrid>
            <w:gridCol w:w="709"/>
            <w:gridCol w:w="1702"/>
            <w:gridCol w:w="1701"/>
            <w:gridCol w:w="2410"/>
            <w:gridCol w:w="2268"/>
            <w:gridCol w:w="1388"/>
          </w:tblGrid>
        </w:tblGridChange>
      </w:tblGrid>
      <w:tr w14:paraId="6CB87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50" w:author="小马过河" w:date="2026-03-04T16:58:2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502" w:hRule="atLeast"/>
          <w:trPrChange w:id="550" w:author="小马过河" w:date="2026-03-04T16:58:28Z">
            <w:trPr>
              <w:trHeight w:val="502" w:hRule="atLeast"/>
            </w:trPr>
          </w:trPrChange>
        </w:trPr>
        <w:tc>
          <w:tcPr>
            <w:tcW w:w="709" w:type="dxa"/>
            <w:shd w:val="clear" w:color="auto" w:fill="C6D9F0" w:themeFill="text2" w:themeFillTint="33"/>
            <w:tcPrChange w:id="551" w:author="小马过河" w:date="2026-03-04T16:58:28Z">
              <w:tcPr>
                <w:tcW w:w="709" w:type="dxa"/>
                <w:shd w:val="clear" w:color="auto" w:fill="C6D9F0" w:themeFill="text2" w:themeFillTint="33"/>
              </w:tcPr>
            </w:tcPrChange>
          </w:tcPr>
          <w:p w14:paraId="22189DD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bookmarkStart w:id="51" w:name="_Toc396171730"/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702" w:type="dxa"/>
            <w:shd w:val="clear" w:color="auto" w:fill="C6D9F0" w:themeFill="text2" w:themeFillTint="33"/>
            <w:tcPrChange w:id="552" w:author="小马过河" w:date="2026-03-04T16:58:28Z">
              <w:tcPr>
                <w:tcW w:w="1702" w:type="dxa"/>
                <w:shd w:val="clear" w:color="auto" w:fill="C6D9F0" w:themeFill="text2" w:themeFillTint="33"/>
              </w:tcPr>
            </w:tcPrChange>
          </w:tcPr>
          <w:p w14:paraId="256BE42D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影响系统分类</w:t>
            </w:r>
          </w:p>
        </w:tc>
        <w:tc>
          <w:tcPr>
            <w:tcW w:w="1244" w:type="dxa"/>
            <w:shd w:val="clear" w:color="auto" w:fill="C6D9F0" w:themeFill="text2" w:themeFillTint="33"/>
            <w:tcPrChange w:id="553" w:author="小马过河" w:date="2026-03-04T16:58:28Z">
              <w:tcPr>
                <w:tcW w:w="1701" w:type="dxa"/>
                <w:shd w:val="clear" w:color="auto" w:fill="C6D9F0" w:themeFill="text2" w:themeFillTint="33"/>
              </w:tcPr>
            </w:tcPrChange>
          </w:tcPr>
          <w:p w14:paraId="371D4620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影响系统名称</w:t>
            </w:r>
          </w:p>
        </w:tc>
        <w:tc>
          <w:tcPr>
            <w:tcW w:w="1976" w:type="dxa"/>
            <w:shd w:val="clear" w:color="auto" w:fill="C6D9F0" w:themeFill="text2" w:themeFillTint="33"/>
            <w:tcPrChange w:id="554" w:author="小马过河" w:date="2026-03-04T16:58:28Z">
              <w:tcPr>
                <w:tcW w:w="2410" w:type="dxa"/>
                <w:shd w:val="clear" w:color="auto" w:fill="C6D9F0" w:themeFill="text2" w:themeFillTint="33"/>
              </w:tcPr>
            </w:tcPrChange>
          </w:tcPr>
          <w:p w14:paraId="791800CE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影响功能/交易/接口</w:t>
            </w:r>
          </w:p>
        </w:tc>
        <w:tc>
          <w:tcPr>
            <w:tcW w:w="2480" w:type="dxa"/>
            <w:shd w:val="clear" w:color="auto" w:fill="C6D9F0" w:themeFill="text2" w:themeFillTint="33"/>
            <w:tcPrChange w:id="555" w:author="小马过河" w:date="2026-03-04T16:58:28Z">
              <w:tcPr>
                <w:tcW w:w="2268" w:type="dxa"/>
                <w:shd w:val="clear" w:color="auto" w:fill="C6D9F0" w:themeFill="text2" w:themeFillTint="33"/>
              </w:tcPr>
            </w:tcPrChange>
          </w:tcPr>
          <w:p w14:paraId="28E3CE1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具体影响内容分析</w:t>
            </w:r>
          </w:p>
        </w:tc>
        <w:tc>
          <w:tcPr>
            <w:tcW w:w="1006" w:type="dxa"/>
            <w:shd w:val="clear" w:color="auto" w:fill="C6D9F0" w:themeFill="text2" w:themeFillTint="33"/>
            <w:tcPrChange w:id="556" w:author="小马过河" w:date="2026-03-04T16:58:28Z">
              <w:tcPr>
                <w:tcW w:w="1388" w:type="dxa"/>
                <w:shd w:val="clear" w:color="auto" w:fill="C6D9F0" w:themeFill="text2" w:themeFillTint="33"/>
              </w:tcPr>
            </w:tcPrChange>
          </w:tcPr>
          <w:p w14:paraId="4666B19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备注</w:t>
            </w:r>
          </w:p>
        </w:tc>
      </w:tr>
      <w:tr w14:paraId="33AB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57" w:author="小马过河" w:date="2026-03-04T16:58:2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752" w:hRule="atLeast"/>
          <w:trPrChange w:id="557" w:author="小马过河" w:date="2026-03-04T16:58:28Z">
            <w:trPr>
              <w:trHeight w:val="752" w:hRule="atLeast"/>
            </w:trPr>
          </w:trPrChange>
        </w:trPr>
        <w:tc>
          <w:tcPr>
            <w:tcW w:w="709" w:type="dxa"/>
            <w:vAlign w:val="center"/>
            <w:tcPrChange w:id="558" w:author="小马过河" w:date="2026-03-04T16:58:28Z">
              <w:tcPr>
                <w:tcW w:w="709" w:type="dxa"/>
                <w:vAlign w:val="center"/>
              </w:tcPr>
            </w:tcPrChange>
          </w:tcPr>
          <w:p w14:paraId="7B0602DC">
            <w:pPr>
              <w:jc w:val="center"/>
              <w:rPr>
                <w:rFonts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</w:t>
            </w:r>
          </w:p>
        </w:tc>
        <w:tc>
          <w:tcPr>
            <w:tcW w:w="1702" w:type="dxa"/>
            <w:vAlign w:val="center"/>
            <w:tcPrChange w:id="559" w:author="小马过河" w:date="2026-03-04T16:58:28Z">
              <w:tcPr>
                <w:tcW w:w="1702" w:type="dxa"/>
                <w:vAlign w:val="center"/>
              </w:tcPr>
            </w:tcPrChange>
          </w:tcPr>
          <w:p w14:paraId="30A89ABF">
            <w:pPr>
              <w:jc w:val="left"/>
              <w:rPr>
                <w:ins w:id="561" w:author="小马过河" w:date="2026-03-04T16:53:14Z"/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pPrChange w:id="560" w:author="小马过河" w:date="2026-03-04T16:53:28Z">
                <w:pPr>
                  <w:jc w:val="center"/>
                </w:pPr>
              </w:pPrChange>
            </w:pPr>
            <w:ins w:id="562" w:author="小马过河" w:date="2026-03-04T16:53:40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52"/>
              </w:r>
            </w:ins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本系统</w:t>
            </w:r>
          </w:p>
          <w:p w14:paraId="0A303277">
            <w:pPr>
              <w:jc w:val="left"/>
              <w:rPr>
                <w:ins w:id="564" w:author="小马过河" w:date="2026-03-04T16:53:17Z"/>
                <w:rFonts w:hint="eastAsia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pPrChange w:id="563" w:author="小马过河" w:date="2026-03-04T16:53:28Z">
                <w:pPr>
                  <w:jc w:val="center"/>
                </w:pPr>
              </w:pPrChange>
            </w:pPr>
            <w:ins w:id="565" w:author="小马过河" w:date="2026-03-04T16:54:56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566" w:author="小马过河" w:date="2026-03-04T16:53:16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其他</w:t>
              </w:r>
            </w:ins>
            <w:ins w:id="567" w:author="小马过河" w:date="2026-03-04T16:53:17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系统</w:t>
              </w:r>
            </w:ins>
          </w:p>
          <w:p w14:paraId="48BC6E36">
            <w:pPr>
              <w:jc w:val="left"/>
              <w:rPr>
                <w:rFonts w:hint="default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pPrChange w:id="568" w:author="小马过河" w:date="2026-03-04T16:53:28Z">
                <w:pPr>
                  <w:jc w:val="center"/>
                </w:pPr>
              </w:pPrChange>
            </w:pPr>
            <w:ins w:id="569" w:author="小马过河" w:date="2026-03-04T16:54:56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570" w:author="小马过河" w:date="2026-03-04T16:53:19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无</w:t>
              </w:r>
            </w:ins>
          </w:p>
        </w:tc>
        <w:tc>
          <w:tcPr>
            <w:tcW w:w="1244" w:type="dxa"/>
            <w:vAlign w:val="center"/>
            <w:tcPrChange w:id="571" w:author="小马过河" w:date="2026-03-04T16:58:28Z">
              <w:tcPr>
                <w:tcW w:w="1701" w:type="dxa"/>
                <w:vAlign w:val="center"/>
              </w:tcPr>
            </w:tcPrChange>
          </w:tcPr>
          <w:p w14:paraId="4F456FB9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其他功能</w:t>
            </w:r>
          </w:p>
        </w:tc>
        <w:tc>
          <w:tcPr>
            <w:tcW w:w="1976" w:type="dxa"/>
            <w:vAlign w:val="center"/>
            <w:tcPrChange w:id="572" w:author="小马过河" w:date="2026-03-04T16:58:28Z">
              <w:tcPr>
                <w:tcW w:w="2410" w:type="dxa"/>
                <w:vAlign w:val="center"/>
              </w:tcPr>
            </w:tcPrChange>
          </w:tcPr>
          <w:p w14:paraId="35DBD9FC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功能</w:t>
            </w:r>
          </w:p>
          <w:p w14:paraId="4E4660DA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X</w:t>
            </w:r>
            <w:r>
              <w:rPr>
                <w:color w:val="FF0000"/>
              </w:rPr>
              <w:t>X</w:t>
            </w:r>
            <w:r>
              <w:rPr>
                <w:rFonts w:hint="eastAsia"/>
                <w:color w:val="FF0000"/>
              </w:rPr>
              <w:t>交易</w:t>
            </w:r>
          </w:p>
        </w:tc>
        <w:tc>
          <w:tcPr>
            <w:tcW w:w="2480" w:type="dxa"/>
            <w:vAlign w:val="center"/>
            <w:tcPrChange w:id="573" w:author="小马过河" w:date="2026-03-04T16:58:28Z">
              <w:tcPr>
                <w:tcW w:w="2268" w:type="dxa"/>
                <w:vAlign w:val="center"/>
              </w:tcPr>
            </w:tcPrChange>
          </w:tcPr>
          <w:p w14:paraId="7CFE6FE5">
            <w:pPr>
              <w:pStyle w:val="79"/>
              <w:numPr>
                <w:ilvl w:val="0"/>
                <w:numId w:val="8"/>
              </w:numPr>
              <w:ind w:firstLineChars="0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简述功能点1；</w:t>
            </w:r>
          </w:p>
          <w:p w14:paraId="4817A930">
            <w:pPr>
              <w:pStyle w:val="79"/>
              <w:numPr>
                <w:ilvl w:val="0"/>
                <w:numId w:val="8"/>
              </w:numPr>
              <w:ind w:left="442" w:hanging="442" w:firstLineChars="0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简述功能点2；</w:t>
            </w:r>
          </w:p>
          <w:p w14:paraId="4EC28029">
            <w:pPr>
              <w:pStyle w:val="79"/>
              <w:numPr>
                <w:ilvl w:val="0"/>
                <w:numId w:val="8"/>
              </w:numPr>
              <w:ind w:left="442" w:hanging="442" w:firstLineChars="0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……</w:t>
            </w:r>
          </w:p>
        </w:tc>
        <w:tc>
          <w:tcPr>
            <w:tcW w:w="1006" w:type="dxa"/>
            <w:vAlign w:val="center"/>
            <w:tcPrChange w:id="574" w:author="小马过河" w:date="2026-03-04T16:58:28Z">
              <w:tcPr>
                <w:tcW w:w="1388" w:type="dxa"/>
                <w:vAlign w:val="center"/>
              </w:tcPr>
            </w:tcPrChange>
          </w:tcPr>
          <w:p w14:paraId="16BB8A0D">
            <w:pPr>
              <w:jc w:val="center"/>
            </w:pPr>
          </w:p>
        </w:tc>
      </w:tr>
      <w:tr w14:paraId="0411F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75" w:author="小马过河" w:date="2026-03-04T16:58:2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1003" w:hRule="atLeast"/>
          <w:trPrChange w:id="575" w:author="小马过河" w:date="2026-03-04T16:58:28Z">
            <w:trPr>
              <w:trHeight w:val="1003" w:hRule="atLeast"/>
            </w:trPr>
          </w:trPrChange>
        </w:trPr>
        <w:tc>
          <w:tcPr>
            <w:tcW w:w="709" w:type="dxa"/>
            <w:vAlign w:val="center"/>
            <w:tcPrChange w:id="576" w:author="小马过河" w:date="2026-03-04T16:58:28Z">
              <w:tcPr>
                <w:tcW w:w="709" w:type="dxa"/>
                <w:vAlign w:val="center"/>
              </w:tcPr>
            </w:tcPrChange>
          </w:tcPr>
          <w:p w14:paraId="61684FF9">
            <w:pPr>
              <w:jc w:val="center"/>
              <w:rPr>
                <w:rFonts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</w:p>
        </w:tc>
        <w:tc>
          <w:tcPr>
            <w:tcW w:w="1702" w:type="dxa"/>
            <w:vAlign w:val="center"/>
            <w:tcPrChange w:id="577" w:author="小马过河" w:date="2026-03-04T16:58:28Z">
              <w:tcPr>
                <w:tcW w:w="1702" w:type="dxa"/>
                <w:vAlign w:val="center"/>
              </w:tcPr>
            </w:tcPrChange>
          </w:tcPr>
          <w:p w14:paraId="4F826EA8">
            <w:pPr>
              <w:jc w:val="left"/>
              <w:rPr>
                <w:ins w:id="578" w:author="小马过河" w:date="2026-03-04T16:54:03Z"/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579" w:author="小马过河" w:date="2026-03-04T16:54:58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580" w:author="小马过河" w:date="2026-03-04T16:54:0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本系统</w:t>
              </w:r>
            </w:ins>
          </w:p>
          <w:p w14:paraId="0A874511">
            <w:pPr>
              <w:jc w:val="left"/>
              <w:rPr>
                <w:ins w:id="581" w:author="小马过河" w:date="2026-03-04T16:54:03Z"/>
                <w:rFonts w:hint="eastAsia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582" w:author="小马过河" w:date="2026-03-04T16:54:0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52"/>
              </w:r>
            </w:ins>
            <w:ins w:id="583" w:author="小马过河" w:date="2026-03-04T16:54:03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其他系统</w:t>
              </w:r>
            </w:ins>
          </w:p>
          <w:p w14:paraId="79D0E3E3">
            <w:pPr>
              <w:jc w:val="center"/>
              <w:rPr>
                <w:del w:id="584" w:author="小马过河" w:date="2026-03-04T16:54:03Z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585" w:author="小马过河" w:date="2026-03-04T16:54:59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586" w:author="小马过河" w:date="2026-03-04T16:54:03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无</w:t>
              </w:r>
            </w:ins>
            <w:del w:id="587" w:author="小马过河" w:date="2026-03-04T16:54:03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delText>其他系统</w:delText>
              </w:r>
            </w:del>
          </w:p>
          <w:p w14:paraId="5DC372E6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（</w:t>
            </w:r>
            <w:r>
              <w:rPr>
                <w:rFonts w:hint="eastAsia"/>
                <w:i/>
                <w:iCs/>
                <w:color w:val="808080" w:themeColor="text1" w:themeTint="80"/>
                <w:sz w:val="15"/>
                <w:szCs w:val="15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接口提供方需说明对其他系统影响</w:t>
            </w:r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）</w:t>
            </w:r>
          </w:p>
        </w:tc>
        <w:tc>
          <w:tcPr>
            <w:tcW w:w="1244" w:type="dxa"/>
            <w:vAlign w:val="center"/>
            <w:tcPrChange w:id="588" w:author="小马过河" w:date="2026-03-04T16:58:28Z">
              <w:tcPr>
                <w:tcW w:w="1701" w:type="dxa"/>
                <w:vAlign w:val="center"/>
              </w:tcPr>
            </w:tcPrChange>
          </w:tcPr>
          <w:p w14:paraId="2E1BD013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XX</w:t>
            </w:r>
            <w:r>
              <w:rPr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系统</w:t>
            </w:r>
          </w:p>
        </w:tc>
        <w:tc>
          <w:tcPr>
            <w:tcW w:w="1976" w:type="dxa"/>
            <w:vAlign w:val="center"/>
            <w:tcPrChange w:id="589" w:author="小马过河" w:date="2026-03-04T16:58:28Z">
              <w:tcPr>
                <w:tcW w:w="2410" w:type="dxa"/>
                <w:vAlign w:val="center"/>
              </w:tcPr>
            </w:tcPrChange>
          </w:tcPr>
          <w:p w14:paraId="7C0A3FAA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.XX</w:t>
            </w:r>
            <w:r>
              <w:rPr>
                <w:rFonts w:hint="eastAsia"/>
                <w:color w:val="FF0000"/>
              </w:rPr>
              <w:t>接口</w:t>
            </w:r>
          </w:p>
          <w:p w14:paraId="30396A0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URL</w:t>
            </w:r>
            <w:r>
              <w:rPr>
                <w:rFonts w:hint="eastAsia"/>
                <w:color w:val="FF0000"/>
              </w:rPr>
              <w:t>：</w:t>
            </w:r>
          </w:p>
          <w:p w14:paraId="25A4449D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color w:val="FF0000"/>
              </w:rPr>
              <w:t>.XX</w:t>
            </w:r>
            <w:r>
              <w:rPr>
                <w:rFonts w:hint="eastAsia"/>
                <w:color w:val="FF0000"/>
              </w:rPr>
              <w:t>接口</w:t>
            </w:r>
          </w:p>
          <w:p w14:paraId="29E900DF">
            <w:pPr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U</w:t>
            </w:r>
            <w:r>
              <w:rPr>
                <w:color w:val="FF0000"/>
              </w:rPr>
              <w:t>RL</w:t>
            </w:r>
            <w:r>
              <w:rPr>
                <w:rFonts w:hint="eastAsia"/>
                <w:color w:val="FF0000"/>
              </w:rPr>
              <w:t>：</w:t>
            </w:r>
          </w:p>
        </w:tc>
        <w:tc>
          <w:tcPr>
            <w:tcW w:w="2480" w:type="dxa"/>
            <w:vAlign w:val="center"/>
            <w:tcPrChange w:id="590" w:author="小马过河" w:date="2026-03-04T16:58:28Z">
              <w:tcPr>
                <w:tcW w:w="2268" w:type="dxa"/>
                <w:vAlign w:val="center"/>
              </w:tcPr>
            </w:tcPrChange>
          </w:tcPr>
          <w:p w14:paraId="6AD32993">
            <w:pPr>
              <w:pStyle w:val="79"/>
              <w:ind w:left="442" w:firstLine="0" w:firstLineChars="0"/>
              <w:jc w:val="center"/>
              <w:rPr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详细说明影响其他系统的接口逻辑变动</w:t>
            </w:r>
          </w:p>
        </w:tc>
        <w:tc>
          <w:tcPr>
            <w:tcW w:w="1006" w:type="dxa"/>
            <w:vAlign w:val="center"/>
            <w:tcPrChange w:id="591" w:author="小马过河" w:date="2026-03-04T16:58:28Z">
              <w:tcPr>
                <w:tcW w:w="1388" w:type="dxa"/>
                <w:vAlign w:val="center"/>
              </w:tcPr>
            </w:tcPrChange>
          </w:tcPr>
          <w:p w14:paraId="41EEDFF1">
            <w:pPr>
              <w:jc w:val="center"/>
            </w:pPr>
          </w:p>
        </w:tc>
      </w:tr>
      <w:tr w14:paraId="049EF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92" w:author="小马过河" w:date="2026-03-04T16:58:2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50" w:hRule="atLeast"/>
          <w:trPrChange w:id="592" w:author="小马过河" w:date="2026-03-04T16:58:28Z">
            <w:trPr>
              <w:trHeight w:val="250" w:hRule="atLeast"/>
            </w:trPr>
          </w:trPrChange>
        </w:trPr>
        <w:tc>
          <w:tcPr>
            <w:tcW w:w="709" w:type="dxa"/>
            <w:vAlign w:val="center"/>
            <w:tcPrChange w:id="593" w:author="小马过河" w:date="2026-03-04T16:58:28Z">
              <w:tcPr>
                <w:tcW w:w="709" w:type="dxa"/>
                <w:vAlign w:val="center"/>
              </w:tcPr>
            </w:tcPrChange>
          </w:tcPr>
          <w:p w14:paraId="414999CB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1702" w:type="dxa"/>
            <w:vAlign w:val="center"/>
            <w:tcPrChange w:id="594" w:author="小马过河" w:date="2026-03-04T16:58:28Z">
              <w:tcPr>
                <w:tcW w:w="1702" w:type="dxa"/>
                <w:vAlign w:val="center"/>
              </w:tcPr>
            </w:tcPrChange>
          </w:tcPr>
          <w:p w14:paraId="309404DD">
            <w:pPr>
              <w:jc w:val="left"/>
              <w:rPr>
                <w:ins w:id="595" w:author="小马过河" w:date="2026-03-04T16:57:15Z"/>
                <w:rFonts w:hint="eastAsia"/>
                <w:color w:val="808080" w:themeColor="text1" w:themeTint="80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596" w:author="小马过河" w:date="2026-03-04T16:57:15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597" w:author="小马过河" w:date="2026-03-04T16:57:15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本系统</w:t>
              </w:r>
            </w:ins>
          </w:p>
          <w:p w14:paraId="52645BB5">
            <w:pPr>
              <w:jc w:val="left"/>
              <w:rPr>
                <w:ins w:id="598" w:author="小马过河" w:date="2026-03-04T16:57:15Z"/>
                <w:rFonts w:hint="eastAsia"/>
                <w:color w:val="808080" w:themeColor="text1" w:themeTint="80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ins w:id="599" w:author="小马过河" w:date="2026-03-04T16:57:19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A3"/>
              </w:r>
            </w:ins>
            <w:ins w:id="600" w:author="小马过河" w:date="2026-03-04T16:57:15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其他系统</w:t>
              </w:r>
            </w:ins>
          </w:p>
          <w:p w14:paraId="693B8621">
            <w:pPr>
              <w:jc w:val="both"/>
              <w:pPrChange w:id="601" w:author="小马过河" w:date="2026-03-04T16:57:18Z">
                <w:pPr>
                  <w:jc w:val="center"/>
                </w:pPr>
              </w:pPrChange>
            </w:pPr>
            <w:ins w:id="602" w:author="小马过河" w:date="2026-03-04T16:57:20Z">
              <w:r>
                <w:rPr>
                  <w:rFonts w:hint="eastAsia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sym w:font="Wingdings 2" w:char="0052"/>
              </w:r>
            </w:ins>
            <w:ins w:id="603" w:author="小马过河" w:date="2026-03-04T16:57:15Z">
              <w:r>
                <w:rPr>
                  <w:rFonts w:hint="eastAsia"/>
                  <w:color w:val="808080" w:themeColor="text1" w:themeTint="80"/>
                  <w:lang w:val="en-US" w:eastAsia="zh-CN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w:t>无</w:t>
              </w:r>
            </w:ins>
          </w:p>
        </w:tc>
        <w:tc>
          <w:tcPr>
            <w:tcW w:w="1244" w:type="dxa"/>
            <w:vAlign w:val="center"/>
            <w:tcPrChange w:id="604" w:author="小马过河" w:date="2026-03-04T16:58:28Z">
              <w:tcPr>
                <w:tcW w:w="1701" w:type="dxa"/>
                <w:vAlign w:val="center"/>
              </w:tcPr>
            </w:tcPrChange>
          </w:tcPr>
          <w:p w14:paraId="24E0494A">
            <w:pPr>
              <w:jc w:val="center"/>
            </w:pPr>
          </w:p>
        </w:tc>
        <w:tc>
          <w:tcPr>
            <w:tcW w:w="1976" w:type="dxa"/>
            <w:vAlign w:val="center"/>
            <w:tcPrChange w:id="605" w:author="小马过河" w:date="2026-03-04T16:58:28Z">
              <w:tcPr>
                <w:tcW w:w="2410" w:type="dxa"/>
                <w:vAlign w:val="center"/>
              </w:tcPr>
            </w:tcPrChange>
          </w:tcPr>
          <w:p w14:paraId="4B68580D">
            <w:pPr>
              <w:jc w:val="center"/>
            </w:pPr>
          </w:p>
        </w:tc>
        <w:tc>
          <w:tcPr>
            <w:tcW w:w="2480" w:type="dxa"/>
            <w:vAlign w:val="center"/>
            <w:tcPrChange w:id="606" w:author="小马过河" w:date="2026-03-04T16:58:28Z">
              <w:tcPr>
                <w:tcW w:w="2268" w:type="dxa"/>
                <w:vAlign w:val="center"/>
              </w:tcPr>
            </w:tcPrChange>
          </w:tcPr>
          <w:p w14:paraId="7D06BF17">
            <w:pPr>
              <w:jc w:val="center"/>
            </w:pPr>
          </w:p>
        </w:tc>
        <w:tc>
          <w:tcPr>
            <w:tcW w:w="1006" w:type="dxa"/>
            <w:vAlign w:val="center"/>
            <w:tcPrChange w:id="607" w:author="小马过河" w:date="2026-03-04T16:58:28Z">
              <w:tcPr>
                <w:tcW w:w="1388" w:type="dxa"/>
                <w:vAlign w:val="center"/>
              </w:tcPr>
            </w:tcPrChange>
          </w:tcPr>
          <w:p w14:paraId="06DDC36E">
            <w:pPr>
              <w:jc w:val="center"/>
            </w:pPr>
          </w:p>
        </w:tc>
      </w:tr>
      <w:tr w14:paraId="3EB4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608" w:author="小马过河" w:date="2026-03-04T16:58:2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57" w:hRule="atLeast"/>
          <w:trPrChange w:id="608" w:author="小马过河" w:date="2026-03-04T16:58:28Z">
            <w:trPr>
              <w:trHeight w:val="257" w:hRule="atLeast"/>
            </w:trPr>
          </w:trPrChange>
        </w:trPr>
        <w:tc>
          <w:tcPr>
            <w:tcW w:w="709" w:type="dxa"/>
            <w:vAlign w:val="center"/>
            <w:tcPrChange w:id="609" w:author="小马过河" w:date="2026-03-04T16:58:28Z">
              <w:tcPr>
                <w:tcW w:w="709" w:type="dxa"/>
                <w:vAlign w:val="center"/>
              </w:tcPr>
            </w:tcPrChange>
          </w:tcPr>
          <w:p w14:paraId="62CF937B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4</w:t>
            </w:r>
          </w:p>
        </w:tc>
        <w:tc>
          <w:tcPr>
            <w:tcW w:w="1702" w:type="dxa"/>
            <w:vAlign w:val="center"/>
            <w:tcPrChange w:id="610" w:author="小马过河" w:date="2026-03-04T16:58:28Z">
              <w:tcPr>
                <w:tcW w:w="1702" w:type="dxa"/>
                <w:vAlign w:val="center"/>
              </w:tcPr>
            </w:tcPrChange>
          </w:tcPr>
          <w:p w14:paraId="5059B837">
            <w:pPr>
              <w:jc w:val="center"/>
            </w:pPr>
          </w:p>
        </w:tc>
        <w:tc>
          <w:tcPr>
            <w:tcW w:w="1244" w:type="dxa"/>
            <w:vAlign w:val="center"/>
            <w:tcPrChange w:id="611" w:author="小马过河" w:date="2026-03-04T16:58:28Z">
              <w:tcPr>
                <w:tcW w:w="1701" w:type="dxa"/>
                <w:vAlign w:val="center"/>
              </w:tcPr>
            </w:tcPrChange>
          </w:tcPr>
          <w:p w14:paraId="1CFCEA5A">
            <w:pPr>
              <w:jc w:val="center"/>
            </w:pPr>
          </w:p>
        </w:tc>
        <w:tc>
          <w:tcPr>
            <w:tcW w:w="1976" w:type="dxa"/>
            <w:vAlign w:val="center"/>
            <w:tcPrChange w:id="612" w:author="小马过河" w:date="2026-03-04T16:58:28Z">
              <w:tcPr>
                <w:tcW w:w="2410" w:type="dxa"/>
                <w:vAlign w:val="center"/>
              </w:tcPr>
            </w:tcPrChange>
          </w:tcPr>
          <w:p w14:paraId="2DB74667">
            <w:pPr>
              <w:jc w:val="center"/>
            </w:pPr>
          </w:p>
        </w:tc>
        <w:tc>
          <w:tcPr>
            <w:tcW w:w="2480" w:type="dxa"/>
            <w:vAlign w:val="center"/>
            <w:tcPrChange w:id="613" w:author="小马过河" w:date="2026-03-04T16:58:28Z">
              <w:tcPr>
                <w:tcW w:w="2268" w:type="dxa"/>
                <w:vAlign w:val="center"/>
              </w:tcPr>
            </w:tcPrChange>
          </w:tcPr>
          <w:p w14:paraId="6B14B0BC">
            <w:pPr>
              <w:jc w:val="center"/>
            </w:pPr>
          </w:p>
        </w:tc>
        <w:tc>
          <w:tcPr>
            <w:tcW w:w="1006" w:type="dxa"/>
            <w:vAlign w:val="center"/>
            <w:tcPrChange w:id="614" w:author="小马过河" w:date="2026-03-04T16:58:28Z">
              <w:tcPr>
                <w:tcW w:w="1388" w:type="dxa"/>
                <w:vAlign w:val="center"/>
              </w:tcPr>
            </w:tcPrChange>
          </w:tcPr>
          <w:p w14:paraId="13CD1BE7">
            <w:pPr>
              <w:jc w:val="center"/>
            </w:pPr>
          </w:p>
        </w:tc>
      </w:tr>
      <w:tr w14:paraId="5107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615" w:author="小马过河" w:date="2026-03-04T16:58:28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57" w:hRule="atLeast"/>
          <w:trPrChange w:id="615" w:author="小马过河" w:date="2026-03-04T16:58:28Z">
            <w:trPr>
              <w:trHeight w:val="257" w:hRule="atLeast"/>
            </w:trPr>
          </w:trPrChange>
        </w:trPr>
        <w:tc>
          <w:tcPr>
            <w:tcW w:w="709" w:type="dxa"/>
            <w:vAlign w:val="center"/>
            <w:tcPrChange w:id="616" w:author="小马过河" w:date="2026-03-04T16:58:28Z">
              <w:tcPr>
                <w:tcW w:w="709" w:type="dxa"/>
                <w:vAlign w:val="center"/>
              </w:tcPr>
            </w:tcPrChange>
          </w:tcPr>
          <w:p w14:paraId="2139FE1F">
            <w:pPr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5</w:t>
            </w:r>
          </w:p>
        </w:tc>
        <w:tc>
          <w:tcPr>
            <w:tcW w:w="1702" w:type="dxa"/>
            <w:vAlign w:val="center"/>
            <w:tcPrChange w:id="617" w:author="小马过河" w:date="2026-03-04T16:58:28Z">
              <w:tcPr>
                <w:tcW w:w="1702" w:type="dxa"/>
                <w:vAlign w:val="center"/>
              </w:tcPr>
            </w:tcPrChange>
          </w:tcPr>
          <w:p w14:paraId="48D6B25E">
            <w:pPr>
              <w:jc w:val="center"/>
            </w:pPr>
          </w:p>
        </w:tc>
        <w:tc>
          <w:tcPr>
            <w:tcW w:w="1244" w:type="dxa"/>
            <w:vAlign w:val="center"/>
            <w:tcPrChange w:id="618" w:author="小马过河" w:date="2026-03-04T16:58:28Z">
              <w:tcPr>
                <w:tcW w:w="1701" w:type="dxa"/>
                <w:vAlign w:val="center"/>
              </w:tcPr>
            </w:tcPrChange>
          </w:tcPr>
          <w:p w14:paraId="6F85A872">
            <w:pPr>
              <w:jc w:val="center"/>
            </w:pPr>
          </w:p>
        </w:tc>
        <w:tc>
          <w:tcPr>
            <w:tcW w:w="1976" w:type="dxa"/>
            <w:vAlign w:val="center"/>
            <w:tcPrChange w:id="619" w:author="小马过河" w:date="2026-03-04T16:58:28Z">
              <w:tcPr>
                <w:tcW w:w="2410" w:type="dxa"/>
                <w:vAlign w:val="center"/>
              </w:tcPr>
            </w:tcPrChange>
          </w:tcPr>
          <w:p w14:paraId="759C179F">
            <w:pPr>
              <w:jc w:val="center"/>
            </w:pPr>
          </w:p>
        </w:tc>
        <w:tc>
          <w:tcPr>
            <w:tcW w:w="2480" w:type="dxa"/>
            <w:vAlign w:val="center"/>
            <w:tcPrChange w:id="620" w:author="小马过河" w:date="2026-03-04T16:58:28Z">
              <w:tcPr>
                <w:tcW w:w="2268" w:type="dxa"/>
                <w:vAlign w:val="center"/>
              </w:tcPr>
            </w:tcPrChange>
          </w:tcPr>
          <w:p w14:paraId="0043127F">
            <w:pPr>
              <w:jc w:val="center"/>
            </w:pPr>
          </w:p>
        </w:tc>
        <w:tc>
          <w:tcPr>
            <w:tcW w:w="1006" w:type="dxa"/>
            <w:vAlign w:val="center"/>
            <w:tcPrChange w:id="621" w:author="小马过河" w:date="2026-03-04T16:58:28Z">
              <w:tcPr>
                <w:tcW w:w="1388" w:type="dxa"/>
                <w:vAlign w:val="center"/>
              </w:tcPr>
            </w:tcPrChange>
          </w:tcPr>
          <w:p w14:paraId="28293C9F">
            <w:pPr>
              <w:jc w:val="center"/>
            </w:pPr>
          </w:p>
        </w:tc>
      </w:tr>
    </w:tbl>
    <w:p w14:paraId="26C289A7">
      <w:pPr>
        <w:rPr>
          <w:rFonts w:ascii="仿宋" w:hAnsi="仿宋" w:eastAsia="仿宋"/>
          <w:sz w:val="18"/>
          <w:szCs w:val="18"/>
        </w:rPr>
      </w:pPr>
      <w:r>
        <w:rPr>
          <w:rFonts w:hint="eastAsia" w:ascii="仿宋" w:hAnsi="仿宋" w:eastAsia="仿宋"/>
          <w:sz w:val="18"/>
          <w:szCs w:val="18"/>
        </w:rPr>
        <w:t>注释：</w:t>
      </w:r>
    </w:p>
    <w:p w14:paraId="10278E82">
      <w:pPr>
        <w:rPr>
          <w:rFonts w:ascii="仿宋" w:hAnsi="仿宋" w:eastAsia="仿宋"/>
          <w:sz w:val="18"/>
          <w:szCs w:val="18"/>
        </w:rPr>
      </w:pPr>
      <w:r>
        <w:rPr>
          <w:rFonts w:ascii="仿宋" w:hAnsi="仿宋" w:eastAsia="仿宋"/>
          <w:sz w:val="18"/>
          <w:szCs w:val="18"/>
        </w:rPr>
        <w:t>1.</w:t>
      </w:r>
      <w:r>
        <w:rPr>
          <w:rFonts w:hint="eastAsia" w:ascii="仿宋" w:hAnsi="仿宋" w:eastAsia="仿宋"/>
          <w:sz w:val="18"/>
          <w:szCs w:val="18"/>
        </w:rPr>
        <w:t>评估对本系统或其他系统有影响的，“影响功能/交易/接口”、“具体影响内容分析”必填；</w:t>
      </w:r>
    </w:p>
    <w:p w14:paraId="5892C59A">
      <w:pPr>
        <w:rPr>
          <w:rFonts w:ascii="仿宋" w:hAnsi="仿宋" w:eastAsia="仿宋"/>
          <w:color w:val="FF0000"/>
          <w:sz w:val="18"/>
          <w:szCs w:val="18"/>
        </w:rPr>
      </w:pPr>
      <w:r>
        <w:rPr>
          <w:rFonts w:ascii="仿宋" w:hAnsi="仿宋" w:eastAsia="仿宋"/>
          <w:color w:val="FF0000"/>
          <w:sz w:val="18"/>
          <w:szCs w:val="18"/>
        </w:rPr>
        <w:t>2.</w:t>
      </w:r>
      <w:r>
        <w:rPr>
          <w:rFonts w:hint="eastAsia" w:ascii="仿宋" w:hAnsi="仿宋" w:eastAsia="仿宋"/>
          <w:color w:val="FF0000"/>
          <w:sz w:val="18"/>
          <w:szCs w:val="18"/>
        </w:rPr>
        <w:t>评估对本系统及其他系统均无影响的，“影响系统分类”请填写 “无”，其他内容可不再填写。代表经分析评估此功能对“本系统其他功能”以及“其他系统”均无影响；</w:t>
      </w:r>
    </w:p>
    <w:p w14:paraId="7F239429">
      <w:pPr>
        <w:pStyle w:val="2"/>
        <w:numPr>
          <w:ilvl w:val="0"/>
          <w:numId w:val="1"/>
        </w:numPr>
        <w:tabs>
          <w:tab w:val="clear" w:pos="432"/>
        </w:tabs>
        <w:adjustRightInd w:val="0"/>
        <w:spacing w:before="100" w:beforeAutospacing="1" w:after="100" w:afterAutospacing="1" w:line="578" w:lineRule="atLeast"/>
        <w:textAlignment w:val="baseline"/>
        <w:rPr>
          <w:rFonts w:eastAsia="仿宋"/>
          <w:bCs w:val="0"/>
          <w:kern w:val="2"/>
          <w:szCs w:val="28"/>
        </w:rPr>
      </w:pPr>
      <w:r>
        <w:rPr>
          <w:rFonts w:hint="eastAsia" w:eastAsia="仿宋"/>
          <w:bCs w:val="0"/>
          <w:kern w:val="2"/>
          <w:szCs w:val="28"/>
        </w:rPr>
        <w:t>非功能需求分析</w:t>
      </w:r>
      <w:bookmarkEnd w:id="51"/>
    </w:p>
    <w:p w14:paraId="12F7DBC3">
      <w:pPr>
        <w:pStyle w:val="28"/>
        <w:ind w:left="432" w:firstLine="0" w:firstLineChars="0"/>
        <w:rPr>
          <w:color w:val="C00000"/>
        </w:rPr>
      </w:pPr>
      <w:r>
        <w:rPr>
          <w:rFonts w:hint="eastAsia"/>
          <w:color w:val="FF0000"/>
          <w:szCs w:val="20"/>
        </w:rPr>
        <w:t>（此章节可选</w:t>
      </w:r>
      <w:r>
        <w:rPr>
          <w:rFonts w:hint="eastAsia"/>
          <w:color w:val="C00000"/>
        </w:rPr>
        <w:t>)</w:t>
      </w:r>
    </w:p>
    <w:tbl>
      <w:tblPr>
        <w:tblStyle w:val="2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 w14:paraId="51F1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8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68CD9">
            <w:pPr>
              <w:spacing w:before="50" w:after="50"/>
              <w:rPr>
                <w:rFonts w:ascii="仿宋" w:hAnsi="仿宋" w:eastAsia="仿宋"/>
                <w:b/>
                <w:sz w:val="24"/>
              </w:rPr>
            </w:pP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begin"/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instrText xml:space="preserve"> MACROBUTTON  TableDeleteTable &lt;双击此处，隐去以下编写指引&gt; </w:instrText>
            </w:r>
            <w:r>
              <w:rPr>
                <w:rFonts w:ascii="仿宋" w:hAnsi="仿宋" w:eastAsia="仿宋"/>
                <w:b/>
                <w:color w:val="FF0000"/>
                <w:sz w:val="24"/>
              </w:rPr>
              <w:fldChar w:fldCharType="end"/>
            </w:r>
          </w:p>
          <w:p w14:paraId="7B4645D5">
            <w:pPr>
              <w:rPr>
                <w:rFonts w:ascii="方正楷体简体" w:eastAsia="方正楷体简体"/>
                <w:i/>
                <w:color w:val="0000FF"/>
              </w:rPr>
            </w:pPr>
            <w:r>
              <w:rPr>
                <w:rFonts w:hint="eastAsia" w:ascii="宋体" w:hAnsi="宋体"/>
                <w:i/>
                <w:color w:val="0000FF"/>
              </w:rPr>
              <w:t>根据项目需求，如涉及相关非功能需求，可在如下小节进行描述。</w:t>
            </w:r>
          </w:p>
        </w:tc>
      </w:tr>
    </w:tbl>
    <w:p w14:paraId="4A993BB4">
      <w:pPr>
        <w:pStyle w:val="57"/>
        <w:ind w:firstLine="0" w:firstLineChars="0"/>
      </w:pPr>
    </w:p>
    <w:p w14:paraId="73944F0A">
      <w:pPr>
        <w:pStyle w:val="4"/>
        <w:ind w:left="709"/>
        <w:rPr>
          <w:rFonts w:asciiTheme="minorEastAsia" w:hAnsiTheme="minorEastAsia" w:eastAsiaTheme="minorEastAsia"/>
          <w:color w:val="000000"/>
        </w:rPr>
      </w:pPr>
      <w:bookmarkStart w:id="52" w:name="_Toc1258960410"/>
      <w:r>
        <w:rPr>
          <w:rFonts w:hint="eastAsia" w:asciiTheme="minorEastAsia" w:hAnsiTheme="minorEastAsia" w:eastAsiaTheme="minorEastAsia"/>
          <w:color w:val="000000"/>
        </w:rPr>
        <w:t>客户群体调研</w:t>
      </w:r>
      <w:bookmarkEnd w:id="52"/>
    </w:p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13"/>
      </w:tblGrid>
      <w:tr w14:paraId="7A6E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1809" w:type="dxa"/>
            <w:shd w:val="clear" w:color="auto" w:fill="D8D8D8" w:themeFill="background1" w:themeFillShade="D9"/>
            <w:vAlign w:val="center"/>
          </w:tcPr>
          <w:p w14:paraId="1BA92CFE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客群类型</w:t>
            </w:r>
          </w:p>
        </w:tc>
        <w:tc>
          <w:tcPr>
            <w:tcW w:w="6713" w:type="dxa"/>
            <w:shd w:val="clear" w:color="auto" w:fill="FFFFFF" w:themeFill="background1"/>
            <w:vAlign w:val="center"/>
          </w:tcPr>
          <w:p w14:paraId="442FD794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如，全行客户、企业客户、全行员工、高净值用户等</w:t>
            </w:r>
          </w:p>
        </w:tc>
      </w:tr>
      <w:tr w14:paraId="1544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809" w:type="dxa"/>
            <w:shd w:val="clear" w:color="auto" w:fill="D8D8D8" w:themeFill="background1" w:themeFillShade="D9"/>
            <w:vAlign w:val="center"/>
          </w:tcPr>
          <w:p w14:paraId="6B9A63DA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客群规模</w:t>
            </w:r>
          </w:p>
        </w:tc>
        <w:tc>
          <w:tcPr>
            <w:tcW w:w="6713" w:type="dxa"/>
            <w:vAlign w:val="center"/>
          </w:tcPr>
          <w:p w14:paraId="1CF59AE8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客群的数量规模，填写万、十万、百万、千万等</w:t>
            </w:r>
          </w:p>
        </w:tc>
      </w:tr>
    </w:tbl>
    <w:p w14:paraId="0031DFC5"/>
    <w:p w14:paraId="14622D36">
      <w:pPr>
        <w:pStyle w:val="4"/>
        <w:ind w:left="709"/>
        <w:rPr>
          <w:rFonts w:asciiTheme="minorEastAsia" w:hAnsiTheme="minorEastAsia" w:eastAsiaTheme="minorEastAsia"/>
          <w:color w:val="000000"/>
        </w:rPr>
      </w:pPr>
      <w:bookmarkStart w:id="53" w:name="_Toc191236979"/>
      <w:r>
        <w:rPr>
          <w:rFonts w:hint="eastAsia" w:asciiTheme="minorEastAsia" w:hAnsiTheme="minorEastAsia" w:eastAsiaTheme="minorEastAsia"/>
          <w:color w:val="000000"/>
        </w:rPr>
        <w:t>性能需求调研</w:t>
      </w:r>
      <w:bookmarkEnd w:id="53"/>
    </w:p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13"/>
      </w:tblGrid>
      <w:tr w14:paraId="7133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1809" w:type="dxa"/>
            <w:shd w:val="clear" w:color="auto" w:fill="D8D8D8" w:themeFill="background1" w:themeFillShade="D9"/>
            <w:vAlign w:val="center"/>
          </w:tcPr>
          <w:p w14:paraId="156D1D47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并发需求</w:t>
            </w:r>
          </w:p>
        </w:tc>
        <w:tc>
          <w:tcPr>
            <w:tcW w:w="6713" w:type="dxa"/>
            <w:shd w:val="clear" w:color="auto" w:fill="FFFFFF" w:themeFill="background1"/>
            <w:vAlign w:val="center"/>
          </w:tcPr>
          <w:p w14:paraId="1608F888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最高500并发，平均100并发</w:t>
            </w:r>
          </w:p>
        </w:tc>
      </w:tr>
      <w:tr w14:paraId="74D8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809" w:type="dxa"/>
            <w:shd w:val="clear" w:color="auto" w:fill="D8D8D8" w:themeFill="background1" w:themeFillShade="D9"/>
            <w:vAlign w:val="center"/>
          </w:tcPr>
          <w:p w14:paraId="5266FE27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吞吐需求</w:t>
            </w:r>
          </w:p>
        </w:tc>
        <w:tc>
          <w:tcPr>
            <w:tcW w:w="6713" w:type="dxa"/>
            <w:vAlign w:val="center"/>
          </w:tcPr>
          <w:p w14:paraId="5430F29C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高峰1000TPS，平均200TPS</w:t>
            </w:r>
          </w:p>
        </w:tc>
      </w:tr>
      <w:tr w14:paraId="641D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809" w:type="dxa"/>
            <w:shd w:val="clear" w:color="auto" w:fill="D8D8D8" w:themeFill="background1" w:themeFillShade="D9"/>
            <w:vAlign w:val="center"/>
          </w:tcPr>
          <w:p w14:paraId="2710F851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响应时间需求</w:t>
            </w:r>
          </w:p>
        </w:tc>
        <w:tc>
          <w:tcPr>
            <w:tcW w:w="6713" w:type="dxa"/>
            <w:vAlign w:val="center"/>
          </w:tcPr>
          <w:p w14:paraId="5113151D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TP95=200ms，TP99=5000ms</w:t>
            </w:r>
          </w:p>
        </w:tc>
      </w:tr>
      <w:tr w14:paraId="1BB5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809" w:type="dxa"/>
            <w:shd w:val="clear" w:color="auto" w:fill="D8D8D8" w:themeFill="background1" w:themeFillShade="D9"/>
            <w:vAlign w:val="center"/>
          </w:tcPr>
          <w:p w14:paraId="69B29F7B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……</w:t>
            </w:r>
          </w:p>
        </w:tc>
        <w:tc>
          <w:tcPr>
            <w:tcW w:w="6713" w:type="dxa"/>
            <w:vAlign w:val="center"/>
          </w:tcPr>
          <w:p w14:paraId="049D2587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……</w:t>
            </w:r>
          </w:p>
        </w:tc>
      </w:tr>
    </w:tbl>
    <w:p w14:paraId="17100F26"/>
    <w:p w14:paraId="5E21DB93">
      <w:pPr>
        <w:pStyle w:val="4"/>
        <w:ind w:left="709"/>
        <w:rPr>
          <w:rFonts w:asciiTheme="minorEastAsia" w:hAnsiTheme="minorEastAsia" w:eastAsiaTheme="minorEastAsia"/>
          <w:color w:val="000000"/>
        </w:rPr>
      </w:pPr>
      <w:bookmarkStart w:id="54" w:name="_Toc1484370141"/>
      <w:r>
        <w:rPr>
          <w:rFonts w:hint="eastAsia" w:asciiTheme="minorEastAsia" w:hAnsiTheme="minorEastAsia" w:eastAsiaTheme="minorEastAsia"/>
          <w:color w:val="000000"/>
        </w:rPr>
        <w:t>用户访问集中度量化分布调研</w:t>
      </w:r>
      <w:bookmarkEnd w:id="54"/>
    </w:p>
    <w:p w14:paraId="53F18E23">
      <w:r>
        <w:drawing>
          <wp:inline distT="0" distB="0" distL="0" distR="0">
            <wp:extent cx="5060950" cy="2563495"/>
            <wp:effectExtent l="0" t="0" r="6350" b="8255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4E6B897"/>
    <w:p w14:paraId="52447DED">
      <w:r>
        <w:drawing>
          <wp:inline distT="0" distB="0" distL="0" distR="0">
            <wp:extent cx="5313045" cy="2299970"/>
            <wp:effectExtent l="0" t="0" r="1905" b="5080"/>
            <wp:docPr id="5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89FDDB7">
      <w:pPr>
        <w:pStyle w:val="4"/>
        <w:ind w:left="709"/>
        <w:rPr>
          <w:rFonts w:asciiTheme="minorEastAsia" w:hAnsiTheme="minorEastAsia" w:eastAsiaTheme="minorEastAsia"/>
          <w:color w:val="000000"/>
        </w:rPr>
      </w:pPr>
      <w:bookmarkStart w:id="55" w:name="_Toc491432588"/>
      <w:r>
        <w:rPr>
          <w:rFonts w:hint="eastAsia" w:asciiTheme="minorEastAsia" w:hAnsiTheme="minorEastAsia" w:eastAsiaTheme="minorEastAsia"/>
          <w:color w:val="000000"/>
        </w:rPr>
        <w:t>软硬件及兼容性需求</w:t>
      </w:r>
      <w:bookmarkEnd w:id="55"/>
    </w:p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48D0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18098F8C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芯片及操作系统</w:t>
            </w:r>
          </w:p>
        </w:tc>
        <w:tc>
          <w:tcPr>
            <w:tcW w:w="6287" w:type="dxa"/>
            <w:shd w:val="clear" w:color="auto" w:fill="FFFFFF" w:themeFill="background1"/>
            <w:vAlign w:val="center"/>
          </w:tcPr>
          <w:p w14:paraId="41D4AE13">
            <w:pPr>
              <w:pStyle w:val="57"/>
              <w:numPr>
                <w:ilvl w:val="0"/>
                <w:numId w:val="9"/>
              </w:numPr>
              <w:spacing w:line="360" w:lineRule="auto"/>
              <w:ind w:firstLineChars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支持Intel X86_64架构、华为鲲鹏ARM架构/海光x86/兆芯等芯片。</w:t>
            </w:r>
          </w:p>
          <w:p w14:paraId="1726DBEE">
            <w:pPr>
              <w:pStyle w:val="57"/>
              <w:numPr>
                <w:ilvl w:val="0"/>
                <w:numId w:val="9"/>
              </w:numPr>
              <w:spacing w:line="360" w:lineRule="auto"/>
              <w:ind w:firstLineChars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支持中标麒麟/银河麒麟等国产操作系统；支持RHEL、CentOS、Ubuntu等操作系统。</w:t>
            </w:r>
          </w:p>
        </w:tc>
      </w:tr>
      <w:tr w14:paraId="7225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6FEED4BF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Java、Go、C++、Node.js等运行时</w:t>
            </w:r>
          </w:p>
        </w:tc>
        <w:tc>
          <w:tcPr>
            <w:tcW w:w="6287" w:type="dxa"/>
            <w:vAlign w:val="center"/>
          </w:tcPr>
          <w:p w14:paraId="3864A4A4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1、支持Java6及以上版本。</w:t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</w:p>
          <w:p w14:paraId="080CE7CC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2、选用OpenJDK1.8。</w:t>
            </w:r>
            <w:r>
              <w:rPr>
                <w:rFonts w:hint="eastAsia" w:ascii="仿宋" w:hAnsi="仿宋" w:eastAsia="仿宋"/>
                <w:szCs w:val="21"/>
              </w:rPr>
              <w:tab/>
            </w:r>
          </w:p>
        </w:tc>
      </w:tr>
      <w:tr w14:paraId="35D3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15DA3248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数据库软件名称、版本、部署架构</w:t>
            </w:r>
          </w:p>
        </w:tc>
        <w:tc>
          <w:tcPr>
            <w:tcW w:w="6287" w:type="dxa"/>
            <w:vAlign w:val="center"/>
          </w:tcPr>
          <w:p w14:paraId="6EC7B56B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1、支持Oracle、DB2、MySQL、Oceanbase、达梦等数据库。</w:t>
            </w:r>
          </w:p>
          <w:p w14:paraId="7E87ABB9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2、选用Oracle19C，RAC部署。</w:t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  <w:r>
              <w:rPr>
                <w:rFonts w:hint="eastAsia" w:ascii="仿宋" w:hAnsi="仿宋" w:eastAsia="仿宋"/>
                <w:szCs w:val="21"/>
              </w:rPr>
              <w:tab/>
            </w:r>
          </w:p>
        </w:tc>
      </w:tr>
      <w:tr w14:paraId="1BC8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1C6F76E4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中间件</w:t>
            </w:r>
          </w:p>
        </w:tc>
        <w:tc>
          <w:tcPr>
            <w:tcW w:w="6287" w:type="dxa"/>
            <w:vAlign w:val="center"/>
          </w:tcPr>
          <w:p w14:paraId="7B30D780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支持Weblogic、Tomcat、金蝶、东方通、宝蓝德等国产中间件。</w:t>
            </w:r>
          </w:p>
        </w:tc>
      </w:tr>
      <w:tr w14:paraId="23F9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6C282280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浏览器兼容性</w:t>
            </w:r>
          </w:p>
        </w:tc>
        <w:tc>
          <w:tcPr>
            <w:tcW w:w="6287" w:type="dxa"/>
            <w:vAlign w:val="center"/>
          </w:tcPr>
          <w:p w14:paraId="5AC07299">
            <w:pPr>
              <w:spacing w:line="360" w:lineRule="auto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兼容Chrome、Edge、Firefox、IE等主流浏览器。</w:t>
            </w:r>
          </w:p>
        </w:tc>
      </w:tr>
      <w:tr w14:paraId="5BAC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2B14C075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其他需求</w:t>
            </w:r>
          </w:p>
        </w:tc>
        <w:tc>
          <w:tcPr>
            <w:tcW w:w="6287" w:type="dxa"/>
            <w:vAlign w:val="center"/>
          </w:tcPr>
          <w:p w14:paraId="56281B4C"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</w:p>
        </w:tc>
      </w:tr>
    </w:tbl>
    <w:p w14:paraId="767F9A3E"/>
    <w:p w14:paraId="184D3443">
      <w:pPr>
        <w:pStyle w:val="4"/>
        <w:ind w:left="709"/>
        <w:rPr>
          <w:rFonts w:asciiTheme="minorEastAsia" w:hAnsiTheme="minorEastAsia" w:eastAsiaTheme="minorEastAsia"/>
          <w:color w:val="000000"/>
        </w:rPr>
      </w:pPr>
      <w:bookmarkStart w:id="56" w:name="_Toc285400154"/>
      <w:r>
        <w:rPr>
          <w:rFonts w:hint="eastAsia" w:asciiTheme="minorEastAsia" w:hAnsiTheme="minorEastAsia" w:eastAsiaTheme="minorEastAsia"/>
          <w:color w:val="000000"/>
        </w:rPr>
        <w:t>安全需求</w:t>
      </w:r>
      <w:bookmarkEnd w:id="56"/>
    </w:p>
    <w:p w14:paraId="64DAAC01">
      <w:pPr>
        <w:ind w:firstLine="420" w:firstLineChars="20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请基于原效平台及安全技术服务平台（S</w:t>
      </w:r>
      <w:r>
        <w:rPr>
          <w:rFonts w:ascii="仿宋" w:hAnsi="仿宋" w:eastAsia="仿宋"/>
        </w:rPr>
        <w:t>DL）</w:t>
      </w:r>
      <w:r>
        <w:rPr>
          <w:rFonts w:hint="eastAsia" w:ascii="仿宋" w:hAnsi="仿宋" w:eastAsia="仿宋"/>
        </w:rPr>
        <w:t>完成安全自评及安全需求识别工作，本项目涉及安全需求且已完成需求识别工作的用户故事如下：</w:t>
      </w:r>
    </w:p>
    <w:tbl>
      <w:tblPr>
        <w:tblStyle w:val="3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 w14:paraId="08AB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235" w:type="dxa"/>
            <w:shd w:val="clear" w:color="auto" w:fill="D8D8D8" w:themeFill="background1" w:themeFillShade="D9"/>
            <w:vAlign w:val="center"/>
          </w:tcPr>
          <w:p w14:paraId="34058F03">
            <w:pPr>
              <w:spacing w:line="360" w:lineRule="auto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用户故事编号</w:t>
            </w:r>
          </w:p>
        </w:tc>
        <w:tc>
          <w:tcPr>
            <w:tcW w:w="6287" w:type="dxa"/>
            <w:shd w:val="clear" w:color="auto" w:fill="D8D8D8" w:themeFill="background1" w:themeFillShade="D9"/>
            <w:vAlign w:val="center"/>
          </w:tcPr>
          <w:p w14:paraId="544C281A">
            <w:pPr>
              <w:spacing w:line="360" w:lineRule="auto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用户故事名称</w:t>
            </w:r>
          </w:p>
        </w:tc>
      </w:tr>
      <w:tr w14:paraId="2941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235" w:type="dxa"/>
            <w:shd w:val="clear" w:color="auto" w:fill="FFFFFF" w:themeFill="background1"/>
            <w:vAlign w:val="center"/>
          </w:tcPr>
          <w:p w14:paraId="2DFFEB83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6287" w:type="dxa"/>
            <w:shd w:val="clear" w:color="auto" w:fill="FFFFFF" w:themeFill="background1"/>
            <w:vAlign w:val="center"/>
          </w:tcPr>
          <w:p w14:paraId="4DFACAC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2373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235" w:type="dxa"/>
            <w:shd w:val="clear" w:color="auto" w:fill="FFFFFF" w:themeFill="background1"/>
            <w:vAlign w:val="center"/>
          </w:tcPr>
          <w:p w14:paraId="59A2D017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6287" w:type="dxa"/>
            <w:shd w:val="clear" w:color="auto" w:fill="FFFFFF" w:themeFill="background1"/>
            <w:vAlign w:val="center"/>
          </w:tcPr>
          <w:p w14:paraId="5615F55F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361F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235" w:type="dxa"/>
            <w:shd w:val="clear" w:color="auto" w:fill="FFFFFF" w:themeFill="background1"/>
            <w:vAlign w:val="center"/>
          </w:tcPr>
          <w:p w14:paraId="10485566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6287" w:type="dxa"/>
            <w:shd w:val="clear" w:color="auto" w:fill="FFFFFF" w:themeFill="background1"/>
            <w:vAlign w:val="center"/>
          </w:tcPr>
          <w:p w14:paraId="4200DCB5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  <w:tr w14:paraId="4841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235" w:type="dxa"/>
            <w:shd w:val="clear" w:color="auto" w:fill="FFFFFF" w:themeFill="background1"/>
            <w:vAlign w:val="center"/>
          </w:tcPr>
          <w:p w14:paraId="7F8157DB">
            <w:pPr>
              <w:spacing w:line="360" w:lineRule="auto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6287" w:type="dxa"/>
            <w:shd w:val="clear" w:color="auto" w:fill="FFFFFF" w:themeFill="background1"/>
            <w:vAlign w:val="center"/>
          </w:tcPr>
          <w:p w14:paraId="20145D07">
            <w:pPr>
              <w:spacing w:line="360" w:lineRule="auto"/>
              <w:rPr>
                <w:rFonts w:ascii="仿宋" w:hAnsi="仿宋" w:eastAsia="仿宋"/>
                <w:szCs w:val="21"/>
              </w:rPr>
            </w:pPr>
          </w:p>
        </w:tc>
      </w:tr>
    </w:tbl>
    <w:p w14:paraId="18E6EBD0"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（SDL平台地址：</w:t>
      </w:r>
      <w:r>
        <w:fldChar w:fldCharType="begin"/>
      </w:r>
      <w:r>
        <w:instrText xml:space="preserve"> HYPERLINK "http://10.64.2.60/sdl/index.html" </w:instrText>
      </w:r>
      <w:r>
        <w:fldChar w:fldCharType="separate"/>
      </w:r>
      <w:r>
        <w:rPr>
          <w:rStyle w:val="33"/>
          <w:rFonts w:hint="eastAsia" w:ascii="仿宋" w:hAnsi="仿宋" w:eastAsia="仿宋"/>
        </w:rPr>
        <w:t>http://10.64.2.60/sdl/index.html</w:t>
      </w:r>
      <w:r>
        <w:rPr>
          <w:rStyle w:val="33"/>
          <w:rFonts w:hint="eastAsia" w:ascii="仿宋" w:hAnsi="仿宋" w:eastAsia="仿宋"/>
        </w:rPr>
        <w:fldChar w:fldCharType="end"/>
      </w:r>
      <w:r>
        <w:rPr>
          <w:rFonts w:hint="eastAsia" w:ascii="仿宋" w:hAnsi="仿宋" w:eastAsia="仿宋"/>
        </w:rPr>
        <w:t>;）</w:t>
      </w:r>
    </w:p>
    <w:p w14:paraId="6DF152B7">
      <w:pPr>
        <w:pStyle w:val="4"/>
        <w:ind w:left="709"/>
        <w:rPr>
          <w:rFonts w:asciiTheme="minorEastAsia" w:hAnsiTheme="minorEastAsia" w:eastAsiaTheme="minorEastAsia"/>
          <w:color w:val="000000"/>
        </w:rPr>
      </w:pPr>
      <w:r>
        <w:rPr>
          <w:rFonts w:hint="eastAsia" w:asciiTheme="minorEastAsia" w:hAnsiTheme="minorEastAsia" w:eastAsiaTheme="minorEastAsia"/>
          <w:color w:val="000000"/>
        </w:rPr>
        <w:t>x</w:t>
      </w:r>
      <w:r>
        <w:rPr>
          <w:rFonts w:asciiTheme="minorEastAsia" w:hAnsiTheme="minorEastAsia" w:eastAsiaTheme="minorEastAsia"/>
          <w:color w:val="000000"/>
        </w:rPr>
        <w:t>xx</w:t>
      </w:r>
      <w:r>
        <w:rPr>
          <w:rFonts w:hint="eastAsia" w:asciiTheme="minorEastAsia" w:hAnsiTheme="minorEastAsia" w:eastAsiaTheme="minorEastAsia"/>
          <w:color w:val="000000"/>
        </w:rPr>
        <w:t>非功能需求</w:t>
      </w:r>
    </w:p>
    <w:p w14:paraId="5DFF339C"/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2000019F" w:csb1="4F01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楷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68F0">
    <w:pPr>
      <w:pStyle w:val="19"/>
      <w:jc w:val="center"/>
    </w:pPr>
    <w:r>
      <w:rPr>
        <w:rFonts w:hint="eastAsia" w:asciiTheme="minorEastAsia" w:hAnsiTheme="minorEastAsia" w:eastAsiaTheme="minorEastAsia"/>
      </w:rPr>
      <w:t>第</w:t>
    </w:r>
    <w:sdt>
      <w:sdtPr>
        <w:rPr>
          <w:rFonts w:asciiTheme="minorEastAsia" w:hAnsiTheme="minorEastAsia" w:eastAsiaTheme="minorEastAsia"/>
        </w:rPr>
        <w:id w:val="99506660"/>
      </w:sdtPr>
      <w:sdtEndPr>
        <w:rPr>
          <w:rFonts w:ascii="Calibri" w:hAnsi="Calibri" w:eastAsia="宋体"/>
        </w:rPr>
      </w:sdtEndPr>
      <w:sdtContent>
        <w:sdt>
          <w:sdtPr>
            <w:rPr>
              <w:rFonts w:asciiTheme="minorEastAsia" w:hAnsiTheme="minorEastAsia" w:eastAsiaTheme="minorEastAsia"/>
            </w:rPr>
            <w:id w:val="98381352"/>
          </w:sdtPr>
          <w:sdtEndPr>
            <w:rPr>
              <w:rFonts w:ascii="Calibri" w:hAnsi="Calibri" w:eastAsia="宋体"/>
            </w:rPr>
          </w:sdtEndPr>
          <w:sdtContent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PAGE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asciiTheme="minorEastAsia" w:hAnsiTheme="minorEastAsia" w:eastAsiaTheme="minorEastAsia"/>
              </w:rPr>
              <w:t>22</w:t>
            </w:r>
            <w:r>
              <w:rPr>
                <w:rFonts w:asciiTheme="minorEastAsia" w:hAnsiTheme="minorEastAsia" w:eastAsiaTheme="minorEastAsia"/>
              </w:rPr>
              <w:fldChar w:fldCharType="end"/>
            </w: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lang w:val="zh-CN"/>
              </w:rPr>
              <w:t>页，共</w:t>
            </w:r>
            <w:r>
              <w:rPr>
                <w:rFonts w:asciiTheme="minorEastAsia" w:hAnsiTheme="minorEastAsia" w:eastAsiaTheme="minorEastAsia"/>
                <w:lang w:val="zh-CN"/>
              </w:rPr>
              <w:t xml:space="preserve"> </w:t>
            </w:r>
            <w:r>
              <w:rPr>
                <w:rFonts w:asciiTheme="minorEastAsia" w:hAnsiTheme="minorEastAsia" w:eastAsiaTheme="minorEastAsia"/>
              </w:rPr>
              <w:fldChar w:fldCharType="begin"/>
            </w:r>
            <w:r>
              <w:rPr>
                <w:rFonts w:asciiTheme="minorEastAsia" w:hAnsiTheme="minorEastAsia" w:eastAsiaTheme="minorEastAsia"/>
              </w:rPr>
              <w:instrText xml:space="preserve">NUMPAGES</w:instrText>
            </w:r>
            <w:r>
              <w:rPr>
                <w:rFonts w:asciiTheme="minorEastAsia" w:hAnsiTheme="minorEastAsia" w:eastAsiaTheme="minorEastAsia"/>
              </w:rPr>
              <w:fldChar w:fldCharType="separate"/>
            </w:r>
            <w:r>
              <w:rPr>
                <w:rFonts w:asciiTheme="minorEastAsia" w:hAnsiTheme="minorEastAsia" w:eastAsiaTheme="minorEastAsia"/>
              </w:rPr>
              <w:t>22</w:t>
            </w:r>
            <w:r>
              <w:rPr>
                <w:rFonts w:asciiTheme="minorEastAsia" w:hAnsiTheme="minorEastAsia" w:eastAsiaTheme="minorEastAsia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</w:rPr>
              <w:t xml:space="preserve"> 页</w:t>
            </w:r>
          </w:sdtContent>
        </w:sdt>
      </w:sdtContent>
    </w:sdt>
  </w:p>
  <w:p w14:paraId="47258F83">
    <w:pPr>
      <w:pStyle w:val="1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03C7E">
    <w:pPr>
      <w:pStyle w:val="20"/>
      <w:jc w:val="right"/>
    </w:pPr>
    <w:r>
      <w:rPr>
        <w:rFonts w:hint="eastAsia"/>
      </w:rPr>
      <w:t>【软件需求规格说明书】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E5642">
    <w:pPr>
      <w:pStyle w:val="20"/>
      <w:jc w:val="right"/>
    </w:pPr>
    <w:r>
      <w:rPr>
        <w:rFonts w:hint="eastAsia"/>
      </w:rPr>
      <w:t>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048467B4"/>
    <w:multiLevelType w:val="multilevel"/>
    <w:tmpl w:val="048467B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4D611F7"/>
    <w:multiLevelType w:val="multilevel"/>
    <w:tmpl w:val="14D611F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592817"/>
    <w:multiLevelType w:val="multilevel"/>
    <w:tmpl w:val="1D592817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146"/>
        </w:tabs>
        <w:ind w:left="1146" w:hanging="7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717"/>
        </w:tabs>
        <w:ind w:left="1717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294"/>
        </w:tabs>
        <w:ind w:left="1294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4F885117"/>
    <w:multiLevelType w:val="multilevel"/>
    <w:tmpl w:val="4F88511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AFD3936"/>
    <w:multiLevelType w:val="multilevel"/>
    <w:tmpl w:val="6AFD393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6FB25882"/>
    <w:multiLevelType w:val="multilevel"/>
    <w:tmpl w:val="6FB25882"/>
    <w:lvl w:ilvl="0" w:tentative="0">
      <w:start w:val="1"/>
      <w:numFmt w:val="decimal"/>
      <w:pStyle w:val="67"/>
      <w:lvlText w:val="%1)"/>
      <w:lvlJc w:val="left"/>
      <w:pPr>
        <w:ind w:left="155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38" w:hanging="420"/>
      </w:pPr>
    </w:lvl>
    <w:lvl w:ilvl="2" w:tentative="0">
      <w:start w:val="1"/>
      <w:numFmt w:val="lowerRoman"/>
      <w:lvlText w:val="%3."/>
      <w:lvlJc w:val="right"/>
      <w:pPr>
        <w:ind w:left="1658" w:hanging="420"/>
      </w:pPr>
    </w:lvl>
    <w:lvl w:ilvl="3" w:tentative="0">
      <w:start w:val="1"/>
      <w:numFmt w:val="decimal"/>
      <w:lvlText w:val="%4."/>
      <w:lvlJc w:val="left"/>
      <w:pPr>
        <w:ind w:left="2078" w:hanging="420"/>
      </w:pPr>
    </w:lvl>
    <w:lvl w:ilvl="4" w:tentative="0">
      <w:start w:val="1"/>
      <w:numFmt w:val="lowerLetter"/>
      <w:lvlText w:val="%5)"/>
      <w:lvlJc w:val="left"/>
      <w:pPr>
        <w:ind w:left="2498" w:hanging="420"/>
      </w:pPr>
    </w:lvl>
    <w:lvl w:ilvl="5" w:tentative="0">
      <w:start w:val="1"/>
      <w:numFmt w:val="lowerRoman"/>
      <w:lvlText w:val="%6."/>
      <w:lvlJc w:val="right"/>
      <w:pPr>
        <w:ind w:left="2918" w:hanging="420"/>
      </w:pPr>
    </w:lvl>
    <w:lvl w:ilvl="6" w:tentative="0">
      <w:start w:val="1"/>
      <w:numFmt w:val="decimal"/>
      <w:lvlText w:val="%7."/>
      <w:lvlJc w:val="left"/>
      <w:pPr>
        <w:ind w:left="3338" w:hanging="420"/>
      </w:pPr>
    </w:lvl>
    <w:lvl w:ilvl="7" w:tentative="0">
      <w:start w:val="1"/>
      <w:numFmt w:val="lowerLetter"/>
      <w:lvlText w:val="%8)"/>
      <w:lvlJc w:val="left"/>
      <w:pPr>
        <w:ind w:left="3758" w:hanging="420"/>
      </w:pPr>
    </w:lvl>
    <w:lvl w:ilvl="8" w:tentative="0">
      <w:start w:val="1"/>
      <w:numFmt w:val="lowerRoman"/>
      <w:lvlText w:val="%9."/>
      <w:lvlJc w:val="right"/>
      <w:pPr>
        <w:ind w:left="4178" w:hanging="420"/>
      </w:pPr>
    </w:lvl>
  </w:abstractNum>
  <w:abstractNum w:abstractNumId="7">
    <w:nsid w:val="71EC3D43"/>
    <w:multiLevelType w:val="multilevel"/>
    <w:tmpl w:val="71EC3D4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23B1E07"/>
    <w:multiLevelType w:val="multilevel"/>
    <w:tmpl w:val="723B1E07"/>
    <w:lvl w:ilvl="0" w:tentative="0">
      <w:start w:val="1"/>
      <w:numFmt w:val="bullet"/>
      <w:pStyle w:val="74"/>
      <w:lvlText w:val=""/>
      <w:lvlJc w:val="left"/>
      <w:pPr>
        <w:tabs>
          <w:tab w:val="left" w:pos="374"/>
        </w:tabs>
        <w:ind w:left="374" w:hanging="374"/>
      </w:pPr>
      <w:rPr>
        <w:rFonts w:hint="default" w:ascii="Wingdings" w:hAnsi="Wingdings"/>
        <w:b/>
        <w:i w:val="0"/>
        <w:sz w:val="21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8"/>
  </w:num>
  <w:num w:numId="5">
    <w:abstractNumId w:val="7"/>
  </w:num>
  <w:num w:numId="6">
    <w:abstractNumId w:val="5"/>
  </w:num>
  <w:num w:numId="7">
    <w:abstractNumId w:val="4"/>
  </w:num>
  <w:num w:numId="8">
    <w:abstractNumId w:val="1"/>
  </w:num>
  <w:num w:numId="9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马过河">
    <w15:presenceInfo w15:providerId="WPS Office" w15:userId="39635981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bordersDoNotSurroundHeader w:val="1"/>
  <w:bordersDoNotSurroundFooter w:val="1"/>
  <w:hideSpellingErrors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EF"/>
    <w:rsid w:val="00000519"/>
    <w:rsid w:val="00000626"/>
    <w:rsid w:val="00000BD5"/>
    <w:rsid w:val="00000F00"/>
    <w:rsid w:val="00001071"/>
    <w:rsid w:val="00001139"/>
    <w:rsid w:val="000030A9"/>
    <w:rsid w:val="00003A87"/>
    <w:rsid w:val="00003CF5"/>
    <w:rsid w:val="00005E2D"/>
    <w:rsid w:val="00006AAD"/>
    <w:rsid w:val="00006D3C"/>
    <w:rsid w:val="00007DC6"/>
    <w:rsid w:val="0001093D"/>
    <w:rsid w:val="00010963"/>
    <w:rsid w:val="0001230D"/>
    <w:rsid w:val="00012B10"/>
    <w:rsid w:val="00012E4E"/>
    <w:rsid w:val="00012FFD"/>
    <w:rsid w:val="0001417F"/>
    <w:rsid w:val="00014509"/>
    <w:rsid w:val="00015523"/>
    <w:rsid w:val="0002057A"/>
    <w:rsid w:val="000205C9"/>
    <w:rsid w:val="00020627"/>
    <w:rsid w:val="00020A14"/>
    <w:rsid w:val="000211BA"/>
    <w:rsid w:val="00023447"/>
    <w:rsid w:val="00025E6E"/>
    <w:rsid w:val="00026D1E"/>
    <w:rsid w:val="000271FE"/>
    <w:rsid w:val="00027AC5"/>
    <w:rsid w:val="00030902"/>
    <w:rsid w:val="000309FF"/>
    <w:rsid w:val="00032446"/>
    <w:rsid w:val="000328D4"/>
    <w:rsid w:val="00032953"/>
    <w:rsid w:val="00032A4C"/>
    <w:rsid w:val="00032D52"/>
    <w:rsid w:val="000336C4"/>
    <w:rsid w:val="00033FD8"/>
    <w:rsid w:val="0003403D"/>
    <w:rsid w:val="00034F3B"/>
    <w:rsid w:val="000352FA"/>
    <w:rsid w:val="00036118"/>
    <w:rsid w:val="00036355"/>
    <w:rsid w:val="00036A23"/>
    <w:rsid w:val="000372DF"/>
    <w:rsid w:val="00040A98"/>
    <w:rsid w:val="00041CD3"/>
    <w:rsid w:val="00042754"/>
    <w:rsid w:val="0004398C"/>
    <w:rsid w:val="00043FC2"/>
    <w:rsid w:val="0004409F"/>
    <w:rsid w:val="00047548"/>
    <w:rsid w:val="000476C0"/>
    <w:rsid w:val="000510A1"/>
    <w:rsid w:val="00051102"/>
    <w:rsid w:val="00051596"/>
    <w:rsid w:val="000522EA"/>
    <w:rsid w:val="00053681"/>
    <w:rsid w:val="00053951"/>
    <w:rsid w:val="00054991"/>
    <w:rsid w:val="00054AC0"/>
    <w:rsid w:val="00055ED4"/>
    <w:rsid w:val="00056530"/>
    <w:rsid w:val="000600EB"/>
    <w:rsid w:val="00060F10"/>
    <w:rsid w:val="000610B4"/>
    <w:rsid w:val="00061487"/>
    <w:rsid w:val="000621F2"/>
    <w:rsid w:val="000626DA"/>
    <w:rsid w:val="00062D34"/>
    <w:rsid w:val="00063164"/>
    <w:rsid w:val="0006369F"/>
    <w:rsid w:val="000649F4"/>
    <w:rsid w:val="00064C5B"/>
    <w:rsid w:val="00064D54"/>
    <w:rsid w:val="000676DC"/>
    <w:rsid w:val="000711E3"/>
    <w:rsid w:val="00071302"/>
    <w:rsid w:val="00071A5C"/>
    <w:rsid w:val="00071D7C"/>
    <w:rsid w:val="00073022"/>
    <w:rsid w:val="000730B4"/>
    <w:rsid w:val="00073306"/>
    <w:rsid w:val="00073CEB"/>
    <w:rsid w:val="00075AB2"/>
    <w:rsid w:val="00075BE7"/>
    <w:rsid w:val="00080274"/>
    <w:rsid w:val="00080A0C"/>
    <w:rsid w:val="00081D21"/>
    <w:rsid w:val="00082F74"/>
    <w:rsid w:val="00083085"/>
    <w:rsid w:val="0008373E"/>
    <w:rsid w:val="00084FBD"/>
    <w:rsid w:val="000855D9"/>
    <w:rsid w:val="00086537"/>
    <w:rsid w:val="00086911"/>
    <w:rsid w:val="000870DA"/>
    <w:rsid w:val="0008736E"/>
    <w:rsid w:val="00087877"/>
    <w:rsid w:val="000902F1"/>
    <w:rsid w:val="000907CC"/>
    <w:rsid w:val="00090945"/>
    <w:rsid w:val="000925D4"/>
    <w:rsid w:val="000929CF"/>
    <w:rsid w:val="000946B2"/>
    <w:rsid w:val="0009591D"/>
    <w:rsid w:val="000968D9"/>
    <w:rsid w:val="00096DAC"/>
    <w:rsid w:val="00097291"/>
    <w:rsid w:val="000972CF"/>
    <w:rsid w:val="00097854"/>
    <w:rsid w:val="00097866"/>
    <w:rsid w:val="000A148B"/>
    <w:rsid w:val="000A2381"/>
    <w:rsid w:val="000A36C6"/>
    <w:rsid w:val="000A3C76"/>
    <w:rsid w:val="000A3F3A"/>
    <w:rsid w:val="000A3F77"/>
    <w:rsid w:val="000A4EFD"/>
    <w:rsid w:val="000A72E6"/>
    <w:rsid w:val="000A74DD"/>
    <w:rsid w:val="000B0DA4"/>
    <w:rsid w:val="000B2128"/>
    <w:rsid w:val="000B2558"/>
    <w:rsid w:val="000B34CA"/>
    <w:rsid w:val="000B361C"/>
    <w:rsid w:val="000B4B56"/>
    <w:rsid w:val="000B5145"/>
    <w:rsid w:val="000B6500"/>
    <w:rsid w:val="000B6677"/>
    <w:rsid w:val="000B6A65"/>
    <w:rsid w:val="000B70C9"/>
    <w:rsid w:val="000C00EC"/>
    <w:rsid w:val="000C0D8F"/>
    <w:rsid w:val="000C2E85"/>
    <w:rsid w:val="000C3350"/>
    <w:rsid w:val="000C595B"/>
    <w:rsid w:val="000C5E2F"/>
    <w:rsid w:val="000C6493"/>
    <w:rsid w:val="000C6CAF"/>
    <w:rsid w:val="000D0831"/>
    <w:rsid w:val="000D0D82"/>
    <w:rsid w:val="000D45E5"/>
    <w:rsid w:val="000D4914"/>
    <w:rsid w:val="000D4928"/>
    <w:rsid w:val="000D4C21"/>
    <w:rsid w:val="000D515F"/>
    <w:rsid w:val="000D7359"/>
    <w:rsid w:val="000D7433"/>
    <w:rsid w:val="000E2960"/>
    <w:rsid w:val="000E53AA"/>
    <w:rsid w:val="000E6175"/>
    <w:rsid w:val="000E6D45"/>
    <w:rsid w:val="000E76D4"/>
    <w:rsid w:val="000E7C1C"/>
    <w:rsid w:val="000E7DC4"/>
    <w:rsid w:val="000F0EB5"/>
    <w:rsid w:val="000F11B7"/>
    <w:rsid w:val="000F1379"/>
    <w:rsid w:val="000F1632"/>
    <w:rsid w:val="000F333C"/>
    <w:rsid w:val="000F3A34"/>
    <w:rsid w:val="000F3A7E"/>
    <w:rsid w:val="000F3F3D"/>
    <w:rsid w:val="000F4E71"/>
    <w:rsid w:val="000F59CB"/>
    <w:rsid w:val="000F5D74"/>
    <w:rsid w:val="000F61C6"/>
    <w:rsid w:val="000F774E"/>
    <w:rsid w:val="000F7C6C"/>
    <w:rsid w:val="0010092C"/>
    <w:rsid w:val="0010100D"/>
    <w:rsid w:val="0010143E"/>
    <w:rsid w:val="001020B1"/>
    <w:rsid w:val="001021E9"/>
    <w:rsid w:val="00102277"/>
    <w:rsid w:val="0010295A"/>
    <w:rsid w:val="00104124"/>
    <w:rsid w:val="0010432F"/>
    <w:rsid w:val="00104876"/>
    <w:rsid w:val="0010561F"/>
    <w:rsid w:val="00107711"/>
    <w:rsid w:val="00107EBF"/>
    <w:rsid w:val="00111931"/>
    <w:rsid w:val="00112971"/>
    <w:rsid w:val="00112B18"/>
    <w:rsid w:val="00112B4F"/>
    <w:rsid w:val="00112C92"/>
    <w:rsid w:val="0011318A"/>
    <w:rsid w:val="00113A56"/>
    <w:rsid w:val="001148A4"/>
    <w:rsid w:val="001158B9"/>
    <w:rsid w:val="001160F4"/>
    <w:rsid w:val="00116B8C"/>
    <w:rsid w:val="0011708C"/>
    <w:rsid w:val="001178B1"/>
    <w:rsid w:val="00117C87"/>
    <w:rsid w:val="0012153B"/>
    <w:rsid w:val="00121A89"/>
    <w:rsid w:val="00122647"/>
    <w:rsid w:val="001228C3"/>
    <w:rsid w:val="00123187"/>
    <w:rsid w:val="001239F1"/>
    <w:rsid w:val="001239FD"/>
    <w:rsid w:val="00123A18"/>
    <w:rsid w:val="00123DC2"/>
    <w:rsid w:val="001246E5"/>
    <w:rsid w:val="00124896"/>
    <w:rsid w:val="00124F3B"/>
    <w:rsid w:val="00125207"/>
    <w:rsid w:val="001260F6"/>
    <w:rsid w:val="001269D5"/>
    <w:rsid w:val="001272AD"/>
    <w:rsid w:val="0012772A"/>
    <w:rsid w:val="00127E62"/>
    <w:rsid w:val="00130A86"/>
    <w:rsid w:val="00132389"/>
    <w:rsid w:val="00133608"/>
    <w:rsid w:val="00133C14"/>
    <w:rsid w:val="0013577A"/>
    <w:rsid w:val="00135A8A"/>
    <w:rsid w:val="001360C7"/>
    <w:rsid w:val="00137460"/>
    <w:rsid w:val="001377A6"/>
    <w:rsid w:val="0014117B"/>
    <w:rsid w:val="00141364"/>
    <w:rsid w:val="00141B4A"/>
    <w:rsid w:val="00141D13"/>
    <w:rsid w:val="00141FA5"/>
    <w:rsid w:val="00141FD9"/>
    <w:rsid w:val="00142B89"/>
    <w:rsid w:val="00142EE7"/>
    <w:rsid w:val="00142F31"/>
    <w:rsid w:val="00143105"/>
    <w:rsid w:val="00143139"/>
    <w:rsid w:val="0014373D"/>
    <w:rsid w:val="001437B4"/>
    <w:rsid w:val="00144574"/>
    <w:rsid w:val="00146B07"/>
    <w:rsid w:val="001472C4"/>
    <w:rsid w:val="001506AE"/>
    <w:rsid w:val="00150808"/>
    <w:rsid w:val="0015220F"/>
    <w:rsid w:val="0015225E"/>
    <w:rsid w:val="001522AA"/>
    <w:rsid w:val="00152578"/>
    <w:rsid w:val="0015266B"/>
    <w:rsid w:val="001531C2"/>
    <w:rsid w:val="001532EE"/>
    <w:rsid w:val="0015357A"/>
    <w:rsid w:val="00153EB8"/>
    <w:rsid w:val="00154041"/>
    <w:rsid w:val="00154218"/>
    <w:rsid w:val="00155AD4"/>
    <w:rsid w:val="001571B2"/>
    <w:rsid w:val="001602E1"/>
    <w:rsid w:val="00160F27"/>
    <w:rsid w:val="00161B5F"/>
    <w:rsid w:val="0016217C"/>
    <w:rsid w:val="001625A9"/>
    <w:rsid w:val="001659CE"/>
    <w:rsid w:val="001661A7"/>
    <w:rsid w:val="00170B8C"/>
    <w:rsid w:val="00170DB2"/>
    <w:rsid w:val="001710CF"/>
    <w:rsid w:val="00171E75"/>
    <w:rsid w:val="00173301"/>
    <w:rsid w:val="00173383"/>
    <w:rsid w:val="00173B79"/>
    <w:rsid w:val="00175FFD"/>
    <w:rsid w:val="001777C2"/>
    <w:rsid w:val="001778BC"/>
    <w:rsid w:val="001800F9"/>
    <w:rsid w:val="001802FD"/>
    <w:rsid w:val="00181A12"/>
    <w:rsid w:val="001832C6"/>
    <w:rsid w:val="001838FD"/>
    <w:rsid w:val="00183B91"/>
    <w:rsid w:val="001842A0"/>
    <w:rsid w:val="0018587C"/>
    <w:rsid w:val="001862D3"/>
    <w:rsid w:val="00186D51"/>
    <w:rsid w:val="001875BA"/>
    <w:rsid w:val="001876ED"/>
    <w:rsid w:val="00190695"/>
    <w:rsid w:val="00190CFA"/>
    <w:rsid w:val="00190F20"/>
    <w:rsid w:val="00191062"/>
    <w:rsid w:val="001919C5"/>
    <w:rsid w:val="00191F37"/>
    <w:rsid w:val="00191F4E"/>
    <w:rsid w:val="00192120"/>
    <w:rsid w:val="00192AF7"/>
    <w:rsid w:val="00192E50"/>
    <w:rsid w:val="0019304D"/>
    <w:rsid w:val="001930AC"/>
    <w:rsid w:val="001930D6"/>
    <w:rsid w:val="00193A86"/>
    <w:rsid w:val="00193AB3"/>
    <w:rsid w:val="001946DE"/>
    <w:rsid w:val="00194C2F"/>
    <w:rsid w:val="00195AC5"/>
    <w:rsid w:val="00195B8D"/>
    <w:rsid w:val="00195F66"/>
    <w:rsid w:val="00196D62"/>
    <w:rsid w:val="00197A52"/>
    <w:rsid w:val="00197FBB"/>
    <w:rsid w:val="001A00B1"/>
    <w:rsid w:val="001A013D"/>
    <w:rsid w:val="001A02A8"/>
    <w:rsid w:val="001A0B26"/>
    <w:rsid w:val="001A0DE9"/>
    <w:rsid w:val="001A138E"/>
    <w:rsid w:val="001A219B"/>
    <w:rsid w:val="001A2208"/>
    <w:rsid w:val="001A2BF5"/>
    <w:rsid w:val="001A4A3B"/>
    <w:rsid w:val="001A4FAC"/>
    <w:rsid w:val="001A56AA"/>
    <w:rsid w:val="001A6051"/>
    <w:rsid w:val="001A6582"/>
    <w:rsid w:val="001A6772"/>
    <w:rsid w:val="001A6E1D"/>
    <w:rsid w:val="001A730A"/>
    <w:rsid w:val="001A76CE"/>
    <w:rsid w:val="001A7974"/>
    <w:rsid w:val="001B095D"/>
    <w:rsid w:val="001B09C4"/>
    <w:rsid w:val="001B0BF8"/>
    <w:rsid w:val="001B132D"/>
    <w:rsid w:val="001B13F8"/>
    <w:rsid w:val="001B146C"/>
    <w:rsid w:val="001B1727"/>
    <w:rsid w:val="001B177E"/>
    <w:rsid w:val="001B1820"/>
    <w:rsid w:val="001B26B1"/>
    <w:rsid w:val="001B34D4"/>
    <w:rsid w:val="001B355E"/>
    <w:rsid w:val="001B3733"/>
    <w:rsid w:val="001B4971"/>
    <w:rsid w:val="001B5D13"/>
    <w:rsid w:val="001B6496"/>
    <w:rsid w:val="001B6D6E"/>
    <w:rsid w:val="001B70DE"/>
    <w:rsid w:val="001B77B1"/>
    <w:rsid w:val="001C05DB"/>
    <w:rsid w:val="001C24E2"/>
    <w:rsid w:val="001C25E2"/>
    <w:rsid w:val="001C4840"/>
    <w:rsid w:val="001C4BD3"/>
    <w:rsid w:val="001C515B"/>
    <w:rsid w:val="001C5937"/>
    <w:rsid w:val="001C5F69"/>
    <w:rsid w:val="001C619D"/>
    <w:rsid w:val="001C6487"/>
    <w:rsid w:val="001C7673"/>
    <w:rsid w:val="001C767C"/>
    <w:rsid w:val="001C7D41"/>
    <w:rsid w:val="001D254E"/>
    <w:rsid w:val="001D2E66"/>
    <w:rsid w:val="001D4C6B"/>
    <w:rsid w:val="001D4C8E"/>
    <w:rsid w:val="001D51CA"/>
    <w:rsid w:val="001D6563"/>
    <w:rsid w:val="001D70E0"/>
    <w:rsid w:val="001D71D1"/>
    <w:rsid w:val="001D7274"/>
    <w:rsid w:val="001D7C6A"/>
    <w:rsid w:val="001E20DE"/>
    <w:rsid w:val="001E29AD"/>
    <w:rsid w:val="001E2D37"/>
    <w:rsid w:val="001E30A9"/>
    <w:rsid w:val="001E359C"/>
    <w:rsid w:val="001E3A27"/>
    <w:rsid w:val="001E4021"/>
    <w:rsid w:val="001E42BF"/>
    <w:rsid w:val="001E5484"/>
    <w:rsid w:val="001E5797"/>
    <w:rsid w:val="001E59A9"/>
    <w:rsid w:val="001E5C50"/>
    <w:rsid w:val="001E65D8"/>
    <w:rsid w:val="001E663C"/>
    <w:rsid w:val="001E66ED"/>
    <w:rsid w:val="001E68D3"/>
    <w:rsid w:val="001E691B"/>
    <w:rsid w:val="001E7C2C"/>
    <w:rsid w:val="001E7D41"/>
    <w:rsid w:val="001F0F37"/>
    <w:rsid w:val="001F1EA2"/>
    <w:rsid w:val="001F2195"/>
    <w:rsid w:val="001F2346"/>
    <w:rsid w:val="001F3B7D"/>
    <w:rsid w:val="001F3EC0"/>
    <w:rsid w:val="001F5136"/>
    <w:rsid w:val="001F5F27"/>
    <w:rsid w:val="001F6325"/>
    <w:rsid w:val="001F64EE"/>
    <w:rsid w:val="001F6832"/>
    <w:rsid w:val="001F7295"/>
    <w:rsid w:val="001F7336"/>
    <w:rsid w:val="00200274"/>
    <w:rsid w:val="002020CF"/>
    <w:rsid w:val="002036F2"/>
    <w:rsid w:val="00204F4C"/>
    <w:rsid w:val="00205650"/>
    <w:rsid w:val="0020648B"/>
    <w:rsid w:val="00206EF2"/>
    <w:rsid w:val="00207204"/>
    <w:rsid w:val="00210D18"/>
    <w:rsid w:val="00210E56"/>
    <w:rsid w:val="00211168"/>
    <w:rsid w:val="00211409"/>
    <w:rsid w:val="00211BD2"/>
    <w:rsid w:val="00211C25"/>
    <w:rsid w:val="00211F44"/>
    <w:rsid w:val="00212040"/>
    <w:rsid w:val="0021224D"/>
    <w:rsid w:val="00212B86"/>
    <w:rsid w:val="00212DEB"/>
    <w:rsid w:val="0021336D"/>
    <w:rsid w:val="00213776"/>
    <w:rsid w:val="002140F3"/>
    <w:rsid w:val="0021420F"/>
    <w:rsid w:val="00214384"/>
    <w:rsid w:val="0021494B"/>
    <w:rsid w:val="002151F9"/>
    <w:rsid w:val="00215421"/>
    <w:rsid w:val="00217ADE"/>
    <w:rsid w:val="0022028A"/>
    <w:rsid w:val="002202A2"/>
    <w:rsid w:val="00220C44"/>
    <w:rsid w:val="00220DDA"/>
    <w:rsid w:val="0022104D"/>
    <w:rsid w:val="00221294"/>
    <w:rsid w:val="002229EF"/>
    <w:rsid w:val="00223560"/>
    <w:rsid w:val="002236CD"/>
    <w:rsid w:val="00224CFE"/>
    <w:rsid w:val="0022540F"/>
    <w:rsid w:val="00225881"/>
    <w:rsid w:val="0022603C"/>
    <w:rsid w:val="00226642"/>
    <w:rsid w:val="00230668"/>
    <w:rsid w:val="0023110F"/>
    <w:rsid w:val="002311AE"/>
    <w:rsid w:val="002321F4"/>
    <w:rsid w:val="00233A90"/>
    <w:rsid w:val="00233C1D"/>
    <w:rsid w:val="0023452A"/>
    <w:rsid w:val="00234649"/>
    <w:rsid w:val="00235C6D"/>
    <w:rsid w:val="00235D28"/>
    <w:rsid w:val="00240837"/>
    <w:rsid w:val="0024117C"/>
    <w:rsid w:val="002419F8"/>
    <w:rsid w:val="00241A23"/>
    <w:rsid w:val="00241EAF"/>
    <w:rsid w:val="00242F45"/>
    <w:rsid w:val="00243A6C"/>
    <w:rsid w:val="00243A90"/>
    <w:rsid w:val="00244296"/>
    <w:rsid w:val="002446AF"/>
    <w:rsid w:val="002448CC"/>
    <w:rsid w:val="002450F0"/>
    <w:rsid w:val="00245845"/>
    <w:rsid w:val="002464E2"/>
    <w:rsid w:val="00246884"/>
    <w:rsid w:val="002474F9"/>
    <w:rsid w:val="00250BA4"/>
    <w:rsid w:val="00252419"/>
    <w:rsid w:val="002527DC"/>
    <w:rsid w:val="0025399A"/>
    <w:rsid w:val="00253A02"/>
    <w:rsid w:val="00253D0D"/>
    <w:rsid w:val="002542C2"/>
    <w:rsid w:val="0025460E"/>
    <w:rsid w:val="00254C56"/>
    <w:rsid w:val="00254D40"/>
    <w:rsid w:val="00255D1D"/>
    <w:rsid w:val="00256152"/>
    <w:rsid w:val="00256374"/>
    <w:rsid w:val="00256735"/>
    <w:rsid w:val="002579A5"/>
    <w:rsid w:val="002579C7"/>
    <w:rsid w:val="0026343F"/>
    <w:rsid w:val="00263909"/>
    <w:rsid w:val="00263C8F"/>
    <w:rsid w:val="00265FEA"/>
    <w:rsid w:val="0026619A"/>
    <w:rsid w:val="002661CE"/>
    <w:rsid w:val="0026680A"/>
    <w:rsid w:val="00266DB5"/>
    <w:rsid w:val="002717FC"/>
    <w:rsid w:val="00271F82"/>
    <w:rsid w:val="0027258D"/>
    <w:rsid w:val="00272D62"/>
    <w:rsid w:val="00273DAA"/>
    <w:rsid w:val="0027445B"/>
    <w:rsid w:val="0027476B"/>
    <w:rsid w:val="0027632F"/>
    <w:rsid w:val="00277A5A"/>
    <w:rsid w:val="00277F9B"/>
    <w:rsid w:val="00277FC2"/>
    <w:rsid w:val="00280330"/>
    <w:rsid w:val="002811CC"/>
    <w:rsid w:val="00281C0E"/>
    <w:rsid w:val="002830BB"/>
    <w:rsid w:val="00284B0E"/>
    <w:rsid w:val="00285B46"/>
    <w:rsid w:val="00286938"/>
    <w:rsid w:val="00287A89"/>
    <w:rsid w:val="0029173B"/>
    <w:rsid w:val="00291F9C"/>
    <w:rsid w:val="002939F9"/>
    <w:rsid w:val="0029434C"/>
    <w:rsid w:val="002946AA"/>
    <w:rsid w:val="00294888"/>
    <w:rsid w:val="0029536E"/>
    <w:rsid w:val="002953E2"/>
    <w:rsid w:val="00295A61"/>
    <w:rsid w:val="00295ECB"/>
    <w:rsid w:val="002966B4"/>
    <w:rsid w:val="00297062"/>
    <w:rsid w:val="002A4085"/>
    <w:rsid w:val="002A439B"/>
    <w:rsid w:val="002A4828"/>
    <w:rsid w:val="002A4A40"/>
    <w:rsid w:val="002A5A5B"/>
    <w:rsid w:val="002A5F02"/>
    <w:rsid w:val="002A6DD3"/>
    <w:rsid w:val="002A70FB"/>
    <w:rsid w:val="002A76E3"/>
    <w:rsid w:val="002A7A5D"/>
    <w:rsid w:val="002B026B"/>
    <w:rsid w:val="002B06C8"/>
    <w:rsid w:val="002B21CC"/>
    <w:rsid w:val="002B2AB6"/>
    <w:rsid w:val="002B341C"/>
    <w:rsid w:val="002B34F3"/>
    <w:rsid w:val="002B355F"/>
    <w:rsid w:val="002B49F9"/>
    <w:rsid w:val="002B5DAA"/>
    <w:rsid w:val="002B6249"/>
    <w:rsid w:val="002B76F8"/>
    <w:rsid w:val="002C07FB"/>
    <w:rsid w:val="002C304B"/>
    <w:rsid w:val="002C35E1"/>
    <w:rsid w:val="002C504C"/>
    <w:rsid w:val="002C6381"/>
    <w:rsid w:val="002C63FD"/>
    <w:rsid w:val="002C7678"/>
    <w:rsid w:val="002C791E"/>
    <w:rsid w:val="002C7942"/>
    <w:rsid w:val="002D07E1"/>
    <w:rsid w:val="002D132E"/>
    <w:rsid w:val="002D1581"/>
    <w:rsid w:val="002D2B9E"/>
    <w:rsid w:val="002D2C3D"/>
    <w:rsid w:val="002D63C5"/>
    <w:rsid w:val="002D6E47"/>
    <w:rsid w:val="002D7654"/>
    <w:rsid w:val="002D7F21"/>
    <w:rsid w:val="002E0002"/>
    <w:rsid w:val="002E0387"/>
    <w:rsid w:val="002E1EF1"/>
    <w:rsid w:val="002E28C2"/>
    <w:rsid w:val="002E2B5E"/>
    <w:rsid w:val="002E2F1C"/>
    <w:rsid w:val="002E3309"/>
    <w:rsid w:val="002E3741"/>
    <w:rsid w:val="002E3972"/>
    <w:rsid w:val="002E43B3"/>
    <w:rsid w:val="002E470E"/>
    <w:rsid w:val="002E4BB2"/>
    <w:rsid w:val="002E4E22"/>
    <w:rsid w:val="002E510C"/>
    <w:rsid w:val="002E538F"/>
    <w:rsid w:val="002F150E"/>
    <w:rsid w:val="002F1A09"/>
    <w:rsid w:val="002F1AB1"/>
    <w:rsid w:val="002F234A"/>
    <w:rsid w:val="002F2CF8"/>
    <w:rsid w:val="002F2EFB"/>
    <w:rsid w:val="002F321F"/>
    <w:rsid w:val="002F565A"/>
    <w:rsid w:val="002F57BD"/>
    <w:rsid w:val="002F57E7"/>
    <w:rsid w:val="00300CF1"/>
    <w:rsid w:val="0030109F"/>
    <w:rsid w:val="00301DB0"/>
    <w:rsid w:val="003021AC"/>
    <w:rsid w:val="00303048"/>
    <w:rsid w:val="0030472F"/>
    <w:rsid w:val="00304C54"/>
    <w:rsid w:val="003052C9"/>
    <w:rsid w:val="00305BC4"/>
    <w:rsid w:val="0030631B"/>
    <w:rsid w:val="003076A1"/>
    <w:rsid w:val="0031057C"/>
    <w:rsid w:val="00310BC2"/>
    <w:rsid w:val="00312A2D"/>
    <w:rsid w:val="00313788"/>
    <w:rsid w:val="0031489A"/>
    <w:rsid w:val="003148BD"/>
    <w:rsid w:val="003159A2"/>
    <w:rsid w:val="00315C2B"/>
    <w:rsid w:val="00315F35"/>
    <w:rsid w:val="00315FBF"/>
    <w:rsid w:val="003163B7"/>
    <w:rsid w:val="003163E2"/>
    <w:rsid w:val="00316973"/>
    <w:rsid w:val="003175CD"/>
    <w:rsid w:val="00320033"/>
    <w:rsid w:val="00320C76"/>
    <w:rsid w:val="00321C85"/>
    <w:rsid w:val="00322003"/>
    <w:rsid w:val="00322D14"/>
    <w:rsid w:val="00325483"/>
    <w:rsid w:val="0032694F"/>
    <w:rsid w:val="00326C31"/>
    <w:rsid w:val="0032714D"/>
    <w:rsid w:val="003278D1"/>
    <w:rsid w:val="00334BF2"/>
    <w:rsid w:val="003358DB"/>
    <w:rsid w:val="00335EF1"/>
    <w:rsid w:val="0033639A"/>
    <w:rsid w:val="00336D3D"/>
    <w:rsid w:val="003407AE"/>
    <w:rsid w:val="003413EC"/>
    <w:rsid w:val="00341516"/>
    <w:rsid w:val="00341581"/>
    <w:rsid w:val="00341765"/>
    <w:rsid w:val="003418AA"/>
    <w:rsid w:val="00342156"/>
    <w:rsid w:val="003427BA"/>
    <w:rsid w:val="00342F6C"/>
    <w:rsid w:val="00343D4E"/>
    <w:rsid w:val="00343DD5"/>
    <w:rsid w:val="003441DC"/>
    <w:rsid w:val="0034479A"/>
    <w:rsid w:val="0034509B"/>
    <w:rsid w:val="0034596A"/>
    <w:rsid w:val="003461F9"/>
    <w:rsid w:val="00346EA9"/>
    <w:rsid w:val="00351D3C"/>
    <w:rsid w:val="00351E7C"/>
    <w:rsid w:val="00352A3C"/>
    <w:rsid w:val="00353C26"/>
    <w:rsid w:val="00353C8D"/>
    <w:rsid w:val="00355A71"/>
    <w:rsid w:val="003562EB"/>
    <w:rsid w:val="00356EE0"/>
    <w:rsid w:val="00357D66"/>
    <w:rsid w:val="00357FF1"/>
    <w:rsid w:val="00361089"/>
    <w:rsid w:val="00361627"/>
    <w:rsid w:val="00361722"/>
    <w:rsid w:val="003624EE"/>
    <w:rsid w:val="0036276A"/>
    <w:rsid w:val="00362A38"/>
    <w:rsid w:val="0036348C"/>
    <w:rsid w:val="00366792"/>
    <w:rsid w:val="003711C8"/>
    <w:rsid w:val="00371518"/>
    <w:rsid w:val="00371A51"/>
    <w:rsid w:val="00371CF8"/>
    <w:rsid w:val="00372D26"/>
    <w:rsid w:val="00373581"/>
    <w:rsid w:val="0037388B"/>
    <w:rsid w:val="00373EAC"/>
    <w:rsid w:val="00374523"/>
    <w:rsid w:val="003745D3"/>
    <w:rsid w:val="00374B5D"/>
    <w:rsid w:val="00374F45"/>
    <w:rsid w:val="00375676"/>
    <w:rsid w:val="00377AEF"/>
    <w:rsid w:val="00377B46"/>
    <w:rsid w:val="00380D79"/>
    <w:rsid w:val="003815F8"/>
    <w:rsid w:val="00381631"/>
    <w:rsid w:val="00381C47"/>
    <w:rsid w:val="003820C9"/>
    <w:rsid w:val="00384317"/>
    <w:rsid w:val="00384F1F"/>
    <w:rsid w:val="0038500C"/>
    <w:rsid w:val="003851AC"/>
    <w:rsid w:val="00385444"/>
    <w:rsid w:val="00386766"/>
    <w:rsid w:val="003868CD"/>
    <w:rsid w:val="00386976"/>
    <w:rsid w:val="00386D66"/>
    <w:rsid w:val="00386F3C"/>
    <w:rsid w:val="0039039A"/>
    <w:rsid w:val="003903BC"/>
    <w:rsid w:val="003907FB"/>
    <w:rsid w:val="003915CB"/>
    <w:rsid w:val="003929A6"/>
    <w:rsid w:val="00392FAE"/>
    <w:rsid w:val="00393392"/>
    <w:rsid w:val="003936C6"/>
    <w:rsid w:val="003939AD"/>
    <w:rsid w:val="003942A7"/>
    <w:rsid w:val="00394838"/>
    <w:rsid w:val="003949FC"/>
    <w:rsid w:val="00396207"/>
    <w:rsid w:val="003962B9"/>
    <w:rsid w:val="003963B5"/>
    <w:rsid w:val="003970BD"/>
    <w:rsid w:val="003979D6"/>
    <w:rsid w:val="00397D7C"/>
    <w:rsid w:val="003A0358"/>
    <w:rsid w:val="003A1A6F"/>
    <w:rsid w:val="003A1EEB"/>
    <w:rsid w:val="003A3495"/>
    <w:rsid w:val="003A4628"/>
    <w:rsid w:val="003A60BE"/>
    <w:rsid w:val="003A71FB"/>
    <w:rsid w:val="003A7611"/>
    <w:rsid w:val="003B056E"/>
    <w:rsid w:val="003B11FE"/>
    <w:rsid w:val="003B1739"/>
    <w:rsid w:val="003B17E9"/>
    <w:rsid w:val="003B333D"/>
    <w:rsid w:val="003B3FCB"/>
    <w:rsid w:val="003B47A0"/>
    <w:rsid w:val="003B4872"/>
    <w:rsid w:val="003B518F"/>
    <w:rsid w:val="003C0162"/>
    <w:rsid w:val="003C16C6"/>
    <w:rsid w:val="003C246F"/>
    <w:rsid w:val="003C2577"/>
    <w:rsid w:val="003C2710"/>
    <w:rsid w:val="003C2D68"/>
    <w:rsid w:val="003C3180"/>
    <w:rsid w:val="003C3349"/>
    <w:rsid w:val="003C4A1A"/>
    <w:rsid w:val="003C69FA"/>
    <w:rsid w:val="003C6D25"/>
    <w:rsid w:val="003C75C5"/>
    <w:rsid w:val="003C7659"/>
    <w:rsid w:val="003C7A19"/>
    <w:rsid w:val="003C7F4A"/>
    <w:rsid w:val="003D0424"/>
    <w:rsid w:val="003D10EF"/>
    <w:rsid w:val="003D1394"/>
    <w:rsid w:val="003D1DD7"/>
    <w:rsid w:val="003D253D"/>
    <w:rsid w:val="003D324D"/>
    <w:rsid w:val="003D3AD8"/>
    <w:rsid w:val="003D42D0"/>
    <w:rsid w:val="003D51A8"/>
    <w:rsid w:val="003D579E"/>
    <w:rsid w:val="003D58F6"/>
    <w:rsid w:val="003D593D"/>
    <w:rsid w:val="003D615D"/>
    <w:rsid w:val="003D6CAF"/>
    <w:rsid w:val="003D74C2"/>
    <w:rsid w:val="003D754A"/>
    <w:rsid w:val="003D7D42"/>
    <w:rsid w:val="003E071D"/>
    <w:rsid w:val="003E0C70"/>
    <w:rsid w:val="003E0DAE"/>
    <w:rsid w:val="003E10E8"/>
    <w:rsid w:val="003E1989"/>
    <w:rsid w:val="003E1C7B"/>
    <w:rsid w:val="003E2011"/>
    <w:rsid w:val="003E208E"/>
    <w:rsid w:val="003E2546"/>
    <w:rsid w:val="003E2FF5"/>
    <w:rsid w:val="003E3057"/>
    <w:rsid w:val="003E4FE4"/>
    <w:rsid w:val="003E5061"/>
    <w:rsid w:val="003E6716"/>
    <w:rsid w:val="003E67AA"/>
    <w:rsid w:val="003E68C4"/>
    <w:rsid w:val="003E77B8"/>
    <w:rsid w:val="003E7DD5"/>
    <w:rsid w:val="003E7F5E"/>
    <w:rsid w:val="003F0BD4"/>
    <w:rsid w:val="003F125F"/>
    <w:rsid w:val="003F1D37"/>
    <w:rsid w:val="003F220A"/>
    <w:rsid w:val="003F3026"/>
    <w:rsid w:val="003F3BCF"/>
    <w:rsid w:val="003F3E64"/>
    <w:rsid w:val="003F4675"/>
    <w:rsid w:val="003F47BF"/>
    <w:rsid w:val="003F63E6"/>
    <w:rsid w:val="003F6521"/>
    <w:rsid w:val="003F7387"/>
    <w:rsid w:val="003F7AE8"/>
    <w:rsid w:val="004006C6"/>
    <w:rsid w:val="00400783"/>
    <w:rsid w:val="004010ED"/>
    <w:rsid w:val="0040122B"/>
    <w:rsid w:val="004013E4"/>
    <w:rsid w:val="00402F1F"/>
    <w:rsid w:val="004040AB"/>
    <w:rsid w:val="004042FC"/>
    <w:rsid w:val="00405C31"/>
    <w:rsid w:val="00406CC3"/>
    <w:rsid w:val="00407C8B"/>
    <w:rsid w:val="00407D15"/>
    <w:rsid w:val="004102D6"/>
    <w:rsid w:val="00411B60"/>
    <w:rsid w:val="0041328D"/>
    <w:rsid w:val="0041424D"/>
    <w:rsid w:val="00415CE7"/>
    <w:rsid w:val="00417234"/>
    <w:rsid w:val="00417AD6"/>
    <w:rsid w:val="00420761"/>
    <w:rsid w:val="004210B1"/>
    <w:rsid w:val="00421809"/>
    <w:rsid w:val="004219E3"/>
    <w:rsid w:val="00421B99"/>
    <w:rsid w:val="00422CED"/>
    <w:rsid w:val="004244F9"/>
    <w:rsid w:val="0042622C"/>
    <w:rsid w:val="004263F0"/>
    <w:rsid w:val="004265AB"/>
    <w:rsid w:val="00426E45"/>
    <w:rsid w:val="00426F60"/>
    <w:rsid w:val="00427400"/>
    <w:rsid w:val="004277B9"/>
    <w:rsid w:val="00430BBD"/>
    <w:rsid w:val="004322A5"/>
    <w:rsid w:val="00432939"/>
    <w:rsid w:val="00432A91"/>
    <w:rsid w:val="00433F2E"/>
    <w:rsid w:val="00434D0A"/>
    <w:rsid w:val="00435B55"/>
    <w:rsid w:val="00436885"/>
    <w:rsid w:val="00436AB0"/>
    <w:rsid w:val="00436D5B"/>
    <w:rsid w:val="00441825"/>
    <w:rsid w:val="00441A02"/>
    <w:rsid w:val="00441C56"/>
    <w:rsid w:val="0044206A"/>
    <w:rsid w:val="004429DB"/>
    <w:rsid w:val="00443285"/>
    <w:rsid w:val="004435F6"/>
    <w:rsid w:val="00445889"/>
    <w:rsid w:val="00445B38"/>
    <w:rsid w:val="00445FB4"/>
    <w:rsid w:val="0044617C"/>
    <w:rsid w:val="0044641C"/>
    <w:rsid w:val="004466D7"/>
    <w:rsid w:val="00446CD3"/>
    <w:rsid w:val="004477EA"/>
    <w:rsid w:val="0044788D"/>
    <w:rsid w:val="004502F5"/>
    <w:rsid w:val="0045040C"/>
    <w:rsid w:val="00450B13"/>
    <w:rsid w:val="00451741"/>
    <w:rsid w:val="00451C60"/>
    <w:rsid w:val="0045242B"/>
    <w:rsid w:val="0045294F"/>
    <w:rsid w:val="0045308C"/>
    <w:rsid w:val="0045469E"/>
    <w:rsid w:val="00454A6A"/>
    <w:rsid w:val="00455F77"/>
    <w:rsid w:val="00456993"/>
    <w:rsid w:val="00456B0E"/>
    <w:rsid w:val="004577C5"/>
    <w:rsid w:val="00457CFF"/>
    <w:rsid w:val="004605B9"/>
    <w:rsid w:val="00460ACD"/>
    <w:rsid w:val="00460D16"/>
    <w:rsid w:val="00460E13"/>
    <w:rsid w:val="0046208D"/>
    <w:rsid w:val="0046255D"/>
    <w:rsid w:val="00462B36"/>
    <w:rsid w:val="00463B7E"/>
    <w:rsid w:val="004643E5"/>
    <w:rsid w:val="00464538"/>
    <w:rsid w:val="00464578"/>
    <w:rsid w:val="00464686"/>
    <w:rsid w:val="00464AC2"/>
    <w:rsid w:val="0046600E"/>
    <w:rsid w:val="00466B01"/>
    <w:rsid w:val="004679C1"/>
    <w:rsid w:val="004700A1"/>
    <w:rsid w:val="0047186B"/>
    <w:rsid w:val="00471C36"/>
    <w:rsid w:val="00472683"/>
    <w:rsid w:val="004733E6"/>
    <w:rsid w:val="004742D1"/>
    <w:rsid w:val="004743F6"/>
    <w:rsid w:val="0047556C"/>
    <w:rsid w:val="0047568C"/>
    <w:rsid w:val="00475A85"/>
    <w:rsid w:val="00476ABF"/>
    <w:rsid w:val="004776D2"/>
    <w:rsid w:val="00480D4B"/>
    <w:rsid w:val="0048252B"/>
    <w:rsid w:val="00482A75"/>
    <w:rsid w:val="004832F0"/>
    <w:rsid w:val="004835B3"/>
    <w:rsid w:val="004841BE"/>
    <w:rsid w:val="00484498"/>
    <w:rsid w:val="004847B0"/>
    <w:rsid w:val="00484910"/>
    <w:rsid w:val="00484B60"/>
    <w:rsid w:val="00484D8F"/>
    <w:rsid w:val="00484EC4"/>
    <w:rsid w:val="004855B6"/>
    <w:rsid w:val="00485A1C"/>
    <w:rsid w:val="0048667C"/>
    <w:rsid w:val="004873AD"/>
    <w:rsid w:val="0049077A"/>
    <w:rsid w:val="00490884"/>
    <w:rsid w:val="00491183"/>
    <w:rsid w:val="0049291A"/>
    <w:rsid w:val="0049301E"/>
    <w:rsid w:val="00493D91"/>
    <w:rsid w:val="00494E0A"/>
    <w:rsid w:val="004952E8"/>
    <w:rsid w:val="004961B5"/>
    <w:rsid w:val="00496709"/>
    <w:rsid w:val="0049684F"/>
    <w:rsid w:val="004A0148"/>
    <w:rsid w:val="004A0A30"/>
    <w:rsid w:val="004A0FB2"/>
    <w:rsid w:val="004A1032"/>
    <w:rsid w:val="004A1127"/>
    <w:rsid w:val="004A1205"/>
    <w:rsid w:val="004A142D"/>
    <w:rsid w:val="004A21C5"/>
    <w:rsid w:val="004A2834"/>
    <w:rsid w:val="004A4892"/>
    <w:rsid w:val="004A54B8"/>
    <w:rsid w:val="004A555C"/>
    <w:rsid w:val="004A5CDA"/>
    <w:rsid w:val="004A6CB1"/>
    <w:rsid w:val="004B1731"/>
    <w:rsid w:val="004B3433"/>
    <w:rsid w:val="004B348D"/>
    <w:rsid w:val="004B3C7F"/>
    <w:rsid w:val="004B4CEF"/>
    <w:rsid w:val="004B4D98"/>
    <w:rsid w:val="004B4EB8"/>
    <w:rsid w:val="004B4FE4"/>
    <w:rsid w:val="004B51E7"/>
    <w:rsid w:val="004B5647"/>
    <w:rsid w:val="004B62E8"/>
    <w:rsid w:val="004C06F2"/>
    <w:rsid w:val="004C082F"/>
    <w:rsid w:val="004C1880"/>
    <w:rsid w:val="004C18A2"/>
    <w:rsid w:val="004C1C05"/>
    <w:rsid w:val="004C2AB1"/>
    <w:rsid w:val="004C3BF6"/>
    <w:rsid w:val="004C3E6B"/>
    <w:rsid w:val="004C4200"/>
    <w:rsid w:val="004C592A"/>
    <w:rsid w:val="004C642F"/>
    <w:rsid w:val="004C6F3C"/>
    <w:rsid w:val="004D0543"/>
    <w:rsid w:val="004D1692"/>
    <w:rsid w:val="004D3356"/>
    <w:rsid w:val="004D3715"/>
    <w:rsid w:val="004D4C24"/>
    <w:rsid w:val="004D57D9"/>
    <w:rsid w:val="004D6FB4"/>
    <w:rsid w:val="004D7536"/>
    <w:rsid w:val="004D757D"/>
    <w:rsid w:val="004D7ECE"/>
    <w:rsid w:val="004E06E5"/>
    <w:rsid w:val="004E07E2"/>
    <w:rsid w:val="004E1FC2"/>
    <w:rsid w:val="004E2A8F"/>
    <w:rsid w:val="004E2B6D"/>
    <w:rsid w:val="004E2FB7"/>
    <w:rsid w:val="004E37C8"/>
    <w:rsid w:val="004E3E8E"/>
    <w:rsid w:val="004E3EC2"/>
    <w:rsid w:val="004E5885"/>
    <w:rsid w:val="004E6126"/>
    <w:rsid w:val="004E67C6"/>
    <w:rsid w:val="004F1A76"/>
    <w:rsid w:val="004F1B6B"/>
    <w:rsid w:val="004F1C08"/>
    <w:rsid w:val="004F1E9D"/>
    <w:rsid w:val="004F1EDD"/>
    <w:rsid w:val="004F29A5"/>
    <w:rsid w:val="004F5B95"/>
    <w:rsid w:val="004F6CA0"/>
    <w:rsid w:val="004F6DB0"/>
    <w:rsid w:val="004F701E"/>
    <w:rsid w:val="004F743F"/>
    <w:rsid w:val="00501C61"/>
    <w:rsid w:val="00501C69"/>
    <w:rsid w:val="005022A4"/>
    <w:rsid w:val="00503169"/>
    <w:rsid w:val="005033B8"/>
    <w:rsid w:val="00504135"/>
    <w:rsid w:val="00504244"/>
    <w:rsid w:val="00504F8B"/>
    <w:rsid w:val="0050646E"/>
    <w:rsid w:val="00506730"/>
    <w:rsid w:val="00506862"/>
    <w:rsid w:val="005070DB"/>
    <w:rsid w:val="005076F2"/>
    <w:rsid w:val="005079AD"/>
    <w:rsid w:val="00511264"/>
    <w:rsid w:val="0051139C"/>
    <w:rsid w:val="005116E6"/>
    <w:rsid w:val="005129EF"/>
    <w:rsid w:val="00512ABB"/>
    <w:rsid w:val="00512C8A"/>
    <w:rsid w:val="00513FAC"/>
    <w:rsid w:val="00514B41"/>
    <w:rsid w:val="00515196"/>
    <w:rsid w:val="00515C54"/>
    <w:rsid w:val="00516AB1"/>
    <w:rsid w:val="00516D44"/>
    <w:rsid w:val="005177D5"/>
    <w:rsid w:val="0051790B"/>
    <w:rsid w:val="00517E4A"/>
    <w:rsid w:val="005208A7"/>
    <w:rsid w:val="00520E26"/>
    <w:rsid w:val="0052264E"/>
    <w:rsid w:val="0052613E"/>
    <w:rsid w:val="00526540"/>
    <w:rsid w:val="0052776C"/>
    <w:rsid w:val="00527E60"/>
    <w:rsid w:val="00527EC1"/>
    <w:rsid w:val="005310D6"/>
    <w:rsid w:val="005317CD"/>
    <w:rsid w:val="0053392D"/>
    <w:rsid w:val="005355DA"/>
    <w:rsid w:val="005361C7"/>
    <w:rsid w:val="005371E9"/>
    <w:rsid w:val="00537644"/>
    <w:rsid w:val="00537751"/>
    <w:rsid w:val="00540A83"/>
    <w:rsid w:val="00540E5A"/>
    <w:rsid w:val="00541423"/>
    <w:rsid w:val="0054167F"/>
    <w:rsid w:val="005421EE"/>
    <w:rsid w:val="00542804"/>
    <w:rsid w:val="00543071"/>
    <w:rsid w:val="005455C1"/>
    <w:rsid w:val="0054716D"/>
    <w:rsid w:val="005473A1"/>
    <w:rsid w:val="00547556"/>
    <w:rsid w:val="00547AB1"/>
    <w:rsid w:val="005506EB"/>
    <w:rsid w:val="0055105F"/>
    <w:rsid w:val="005520ED"/>
    <w:rsid w:val="00552BF2"/>
    <w:rsid w:val="00552CFF"/>
    <w:rsid w:val="005551AF"/>
    <w:rsid w:val="00555A7C"/>
    <w:rsid w:val="00555B02"/>
    <w:rsid w:val="00555CC8"/>
    <w:rsid w:val="005563B9"/>
    <w:rsid w:val="005568C8"/>
    <w:rsid w:val="0055729D"/>
    <w:rsid w:val="00557599"/>
    <w:rsid w:val="005577AE"/>
    <w:rsid w:val="005600E0"/>
    <w:rsid w:val="0056041F"/>
    <w:rsid w:val="00561D6B"/>
    <w:rsid w:val="00562226"/>
    <w:rsid w:val="00562698"/>
    <w:rsid w:val="00562BB8"/>
    <w:rsid w:val="005637DB"/>
    <w:rsid w:val="00565809"/>
    <w:rsid w:val="00565E26"/>
    <w:rsid w:val="00566413"/>
    <w:rsid w:val="00566CF6"/>
    <w:rsid w:val="0056705E"/>
    <w:rsid w:val="005670CA"/>
    <w:rsid w:val="005718DE"/>
    <w:rsid w:val="0057253F"/>
    <w:rsid w:val="005733CB"/>
    <w:rsid w:val="00574820"/>
    <w:rsid w:val="00574F4B"/>
    <w:rsid w:val="00575521"/>
    <w:rsid w:val="005755E6"/>
    <w:rsid w:val="00576532"/>
    <w:rsid w:val="00577B9F"/>
    <w:rsid w:val="00580507"/>
    <w:rsid w:val="00580631"/>
    <w:rsid w:val="005824BA"/>
    <w:rsid w:val="00582926"/>
    <w:rsid w:val="00582DEC"/>
    <w:rsid w:val="00582E59"/>
    <w:rsid w:val="005852EE"/>
    <w:rsid w:val="00585582"/>
    <w:rsid w:val="005857E7"/>
    <w:rsid w:val="005859B7"/>
    <w:rsid w:val="005859BE"/>
    <w:rsid w:val="00586751"/>
    <w:rsid w:val="005869FB"/>
    <w:rsid w:val="00587A68"/>
    <w:rsid w:val="0059029B"/>
    <w:rsid w:val="00590D50"/>
    <w:rsid w:val="00591FF7"/>
    <w:rsid w:val="00592D09"/>
    <w:rsid w:val="0059331A"/>
    <w:rsid w:val="005936B2"/>
    <w:rsid w:val="00593F5D"/>
    <w:rsid w:val="005948FE"/>
    <w:rsid w:val="00595C8F"/>
    <w:rsid w:val="00596F32"/>
    <w:rsid w:val="005A0DC7"/>
    <w:rsid w:val="005A1957"/>
    <w:rsid w:val="005A21A4"/>
    <w:rsid w:val="005A2242"/>
    <w:rsid w:val="005A430D"/>
    <w:rsid w:val="005A48AA"/>
    <w:rsid w:val="005A543F"/>
    <w:rsid w:val="005A5AAA"/>
    <w:rsid w:val="005A6A78"/>
    <w:rsid w:val="005A6C83"/>
    <w:rsid w:val="005A6CC2"/>
    <w:rsid w:val="005B02DB"/>
    <w:rsid w:val="005B2D67"/>
    <w:rsid w:val="005B3D37"/>
    <w:rsid w:val="005B3DBD"/>
    <w:rsid w:val="005B4AC9"/>
    <w:rsid w:val="005B527C"/>
    <w:rsid w:val="005B5353"/>
    <w:rsid w:val="005B655D"/>
    <w:rsid w:val="005B69A2"/>
    <w:rsid w:val="005C043B"/>
    <w:rsid w:val="005C0698"/>
    <w:rsid w:val="005C0D27"/>
    <w:rsid w:val="005C1B44"/>
    <w:rsid w:val="005C3497"/>
    <w:rsid w:val="005C3F64"/>
    <w:rsid w:val="005C3F99"/>
    <w:rsid w:val="005C468A"/>
    <w:rsid w:val="005C4C00"/>
    <w:rsid w:val="005C5E73"/>
    <w:rsid w:val="005C5F67"/>
    <w:rsid w:val="005C62A6"/>
    <w:rsid w:val="005C6632"/>
    <w:rsid w:val="005C70B7"/>
    <w:rsid w:val="005C7633"/>
    <w:rsid w:val="005D046A"/>
    <w:rsid w:val="005D059E"/>
    <w:rsid w:val="005D1195"/>
    <w:rsid w:val="005D12FB"/>
    <w:rsid w:val="005D1E3D"/>
    <w:rsid w:val="005D273B"/>
    <w:rsid w:val="005D398C"/>
    <w:rsid w:val="005D43C0"/>
    <w:rsid w:val="005D4DCA"/>
    <w:rsid w:val="005D4E69"/>
    <w:rsid w:val="005D51E9"/>
    <w:rsid w:val="005D539A"/>
    <w:rsid w:val="005D57E6"/>
    <w:rsid w:val="005D615C"/>
    <w:rsid w:val="005D638C"/>
    <w:rsid w:val="005D6802"/>
    <w:rsid w:val="005D684C"/>
    <w:rsid w:val="005D6B2F"/>
    <w:rsid w:val="005D7A9F"/>
    <w:rsid w:val="005D7DDD"/>
    <w:rsid w:val="005D7F30"/>
    <w:rsid w:val="005E0C4B"/>
    <w:rsid w:val="005E1ACA"/>
    <w:rsid w:val="005E4667"/>
    <w:rsid w:val="005E4F98"/>
    <w:rsid w:val="005E60A9"/>
    <w:rsid w:val="005E64BD"/>
    <w:rsid w:val="005E6AD5"/>
    <w:rsid w:val="005E70BD"/>
    <w:rsid w:val="005F1918"/>
    <w:rsid w:val="005F21B7"/>
    <w:rsid w:val="005F2476"/>
    <w:rsid w:val="005F2826"/>
    <w:rsid w:val="005F3674"/>
    <w:rsid w:val="005F36EE"/>
    <w:rsid w:val="005F392D"/>
    <w:rsid w:val="005F3DD9"/>
    <w:rsid w:val="005F45ED"/>
    <w:rsid w:val="005F488D"/>
    <w:rsid w:val="005F5846"/>
    <w:rsid w:val="005F5ECC"/>
    <w:rsid w:val="005F6F43"/>
    <w:rsid w:val="005F6FC6"/>
    <w:rsid w:val="00600516"/>
    <w:rsid w:val="00600AFC"/>
    <w:rsid w:val="00600F24"/>
    <w:rsid w:val="006011A4"/>
    <w:rsid w:val="00601829"/>
    <w:rsid w:val="0060239C"/>
    <w:rsid w:val="00602AD2"/>
    <w:rsid w:val="006033D4"/>
    <w:rsid w:val="00604706"/>
    <w:rsid w:val="00605255"/>
    <w:rsid w:val="0060542F"/>
    <w:rsid w:val="00606119"/>
    <w:rsid w:val="00606265"/>
    <w:rsid w:val="006065F7"/>
    <w:rsid w:val="00612061"/>
    <w:rsid w:val="00612192"/>
    <w:rsid w:val="00612425"/>
    <w:rsid w:val="006126E2"/>
    <w:rsid w:val="00613451"/>
    <w:rsid w:val="00613475"/>
    <w:rsid w:val="00613B43"/>
    <w:rsid w:val="006143AD"/>
    <w:rsid w:val="006143BE"/>
    <w:rsid w:val="00614BE6"/>
    <w:rsid w:val="00615CF6"/>
    <w:rsid w:val="0061659C"/>
    <w:rsid w:val="00616867"/>
    <w:rsid w:val="00617631"/>
    <w:rsid w:val="00620849"/>
    <w:rsid w:val="00621236"/>
    <w:rsid w:val="00621C96"/>
    <w:rsid w:val="0062284E"/>
    <w:rsid w:val="006229FE"/>
    <w:rsid w:val="006231B1"/>
    <w:rsid w:val="006231E5"/>
    <w:rsid w:val="00624B72"/>
    <w:rsid w:val="00625902"/>
    <w:rsid w:val="00625BEA"/>
    <w:rsid w:val="00631697"/>
    <w:rsid w:val="0063333B"/>
    <w:rsid w:val="006333FE"/>
    <w:rsid w:val="006335D5"/>
    <w:rsid w:val="006337FB"/>
    <w:rsid w:val="00633A0A"/>
    <w:rsid w:val="00633EB8"/>
    <w:rsid w:val="00634A1D"/>
    <w:rsid w:val="00634BB8"/>
    <w:rsid w:val="00634E35"/>
    <w:rsid w:val="00635C41"/>
    <w:rsid w:val="00635DA0"/>
    <w:rsid w:val="00636A68"/>
    <w:rsid w:val="00637184"/>
    <w:rsid w:val="0063783B"/>
    <w:rsid w:val="00640B6A"/>
    <w:rsid w:val="00641359"/>
    <w:rsid w:val="00642A43"/>
    <w:rsid w:val="006437A5"/>
    <w:rsid w:val="00643FE9"/>
    <w:rsid w:val="006440AF"/>
    <w:rsid w:val="00644312"/>
    <w:rsid w:val="00645E2D"/>
    <w:rsid w:val="0064674D"/>
    <w:rsid w:val="00646822"/>
    <w:rsid w:val="00647975"/>
    <w:rsid w:val="00647F6F"/>
    <w:rsid w:val="00650037"/>
    <w:rsid w:val="006504A3"/>
    <w:rsid w:val="00651472"/>
    <w:rsid w:val="0065267B"/>
    <w:rsid w:val="0065268B"/>
    <w:rsid w:val="00652C0E"/>
    <w:rsid w:val="00653E43"/>
    <w:rsid w:val="00654D74"/>
    <w:rsid w:val="00654DA2"/>
    <w:rsid w:val="00654F31"/>
    <w:rsid w:val="006555D6"/>
    <w:rsid w:val="0065574C"/>
    <w:rsid w:val="00656F66"/>
    <w:rsid w:val="0065721F"/>
    <w:rsid w:val="00660059"/>
    <w:rsid w:val="0066044E"/>
    <w:rsid w:val="00660772"/>
    <w:rsid w:val="00663061"/>
    <w:rsid w:val="00663E07"/>
    <w:rsid w:val="00663E16"/>
    <w:rsid w:val="00664375"/>
    <w:rsid w:val="00664839"/>
    <w:rsid w:val="006668FD"/>
    <w:rsid w:val="00667115"/>
    <w:rsid w:val="0066732B"/>
    <w:rsid w:val="006700B7"/>
    <w:rsid w:val="00671493"/>
    <w:rsid w:val="006715C9"/>
    <w:rsid w:val="0067197D"/>
    <w:rsid w:val="00672010"/>
    <w:rsid w:val="0067218B"/>
    <w:rsid w:val="00672311"/>
    <w:rsid w:val="00675447"/>
    <w:rsid w:val="006766D5"/>
    <w:rsid w:val="00677229"/>
    <w:rsid w:val="0067760A"/>
    <w:rsid w:val="00677F04"/>
    <w:rsid w:val="00680520"/>
    <w:rsid w:val="00681787"/>
    <w:rsid w:val="0068206C"/>
    <w:rsid w:val="006824F4"/>
    <w:rsid w:val="006827CD"/>
    <w:rsid w:val="0068286B"/>
    <w:rsid w:val="00682CAD"/>
    <w:rsid w:val="00682E30"/>
    <w:rsid w:val="00683256"/>
    <w:rsid w:val="00683B04"/>
    <w:rsid w:val="006841C6"/>
    <w:rsid w:val="006861BB"/>
    <w:rsid w:val="00686BCF"/>
    <w:rsid w:val="0069020D"/>
    <w:rsid w:val="00690A24"/>
    <w:rsid w:val="006916C1"/>
    <w:rsid w:val="0069220A"/>
    <w:rsid w:val="00692E98"/>
    <w:rsid w:val="00694028"/>
    <w:rsid w:val="00694048"/>
    <w:rsid w:val="00695DE6"/>
    <w:rsid w:val="006961BE"/>
    <w:rsid w:val="00696424"/>
    <w:rsid w:val="00696DDF"/>
    <w:rsid w:val="00697519"/>
    <w:rsid w:val="006A0BA3"/>
    <w:rsid w:val="006A15AE"/>
    <w:rsid w:val="006A1A83"/>
    <w:rsid w:val="006A29CF"/>
    <w:rsid w:val="006A3F04"/>
    <w:rsid w:val="006A4CA0"/>
    <w:rsid w:val="006A5344"/>
    <w:rsid w:val="006A544C"/>
    <w:rsid w:val="006A6434"/>
    <w:rsid w:val="006A67D8"/>
    <w:rsid w:val="006A6D17"/>
    <w:rsid w:val="006A7C4D"/>
    <w:rsid w:val="006B01C5"/>
    <w:rsid w:val="006B031A"/>
    <w:rsid w:val="006B1007"/>
    <w:rsid w:val="006B1FDE"/>
    <w:rsid w:val="006B23BF"/>
    <w:rsid w:val="006B2600"/>
    <w:rsid w:val="006B2DD1"/>
    <w:rsid w:val="006B2FAC"/>
    <w:rsid w:val="006B3F96"/>
    <w:rsid w:val="006B47F3"/>
    <w:rsid w:val="006B5542"/>
    <w:rsid w:val="006B6A2F"/>
    <w:rsid w:val="006C0D59"/>
    <w:rsid w:val="006C21F4"/>
    <w:rsid w:val="006C2442"/>
    <w:rsid w:val="006C2F71"/>
    <w:rsid w:val="006C5258"/>
    <w:rsid w:val="006C53A0"/>
    <w:rsid w:val="006C5D40"/>
    <w:rsid w:val="006C5E7F"/>
    <w:rsid w:val="006C75C2"/>
    <w:rsid w:val="006C7C2D"/>
    <w:rsid w:val="006D0608"/>
    <w:rsid w:val="006D19F8"/>
    <w:rsid w:val="006D2433"/>
    <w:rsid w:val="006D34BF"/>
    <w:rsid w:val="006D3865"/>
    <w:rsid w:val="006D38AA"/>
    <w:rsid w:val="006D3A72"/>
    <w:rsid w:val="006D75A4"/>
    <w:rsid w:val="006E0AF0"/>
    <w:rsid w:val="006E21CA"/>
    <w:rsid w:val="006E2246"/>
    <w:rsid w:val="006E4334"/>
    <w:rsid w:val="006E437B"/>
    <w:rsid w:val="006E460F"/>
    <w:rsid w:val="006E4BEB"/>
    <w:rsid w:val="006E62BF"/>
    <w:rsid w:val="006E642E"/>
    <w:rsid w:val="006E6473"/>
    <w:rsid w:val="006E6A12"/>
    <w:rsid w:val="006E6EC4"/>
    <w:rsid w:val="006E7B82"/>
    <w:rsid w:val="006F0990"/>
    <w:rsid w:val="006F1483"/>
    <w:rsid w:val="006F1B39"/>
    <w:rsid w:val="006F1DAF"/>
    <w:rsid w:val="006F3334"/>
    <w:rsid w:val="006F365B"/>
    <w:rsid w:val="006F36A7"/>
    <w:rsid w:val="006F3A00"/>
    <w:rsid w:val="006F3B0E"/>
    <w:rsid w:val="006F43C9"/>
    <w:rsid w:val="006F55AF"/>
    <w:rsid w:val="006F6207"/>
    <w:rsid w:val="006F766B"/>
    <w:rsid w:val="006F79D3"/>
    <w:rsid w:val="007000F0"/>
    <w:rsid w:val="00700619"/>
    <w:rsid w:val="0070085B"/>
    <w:rsid w:val="00700B10"/>
    <w:rsid w:val="00700D43"/>
    <w:rsid w:val="00700EA3"/>
    <w:rsid w:val="007012D1"/>
    <w:rsid w:val="0070154A"/>
    <w:rsid w:val="007021BC"/>
    <w:rsid w:val="00703076"/>
    <w:rsid w:val="00703536"/>
    <w:rsid w:val="00704A6B"/>
    <w:rsid w:val="00706F59"/>
    <w:rsid w:val="00707064"/>
    <w:rsid w:val="007075D9"/>
    <w:rsid w:val="00707A3A"/>
    <w:rsid w:val="00710792"/>
    <w:rsid w:val="00710966"/>
    <w:rsid w:val="00710A71"/>
    <w:rsid w:val="007117D2"/>
    <w:rsid w:val="007118B9"/>
    <w:rsid w:val="00711FD3"/>
    <w:rsid w:val="00713120"/>
    <w:rsid w:val="007146AF"/>
    <w:rsid w:val="007149F1"/>
    <w:rsid w:val="00715A6D"/>
    <w:rsid w:val="00716E55"/>
    <w:rsid w:val="0071701C"/>
    <w:rsid w:val="007170BF"/>
    <w:rsid w:val="0072124A"/>
    <w:rsid w:val="007213D5"/>
    <w:rsid w:val="00721A77"/>
    <w:rsid w:val="00721A98"/>
    <w:rsid w:val="00721C55"/>
    <w:rsid w:val="00722587"/>
    <w:rsid w:val="00722900"/>
    <w:rsid w:val="00723C73"/>
    <w:rsid w:val="007240BD"/>
    <w:rsid w:val="0072439E"/>
    <w:rsid w:val="00725B12"/>
    <w:rsid w:val="007260F6"/>
    <w:rsid w:val="007262A4"/>
    <w:rsid w:val="00726991"/>
    <w:rsid w:val="00730439"/>
    <w:rsid w:val="00731162"/>
    <w:rsid w:val="00731EA4"/>
    <w:rsid w:val="00732883"/>
    <w:rsid w:val="00732D6C"/>
    <w:rsid w:val="00732DA7"/>
    <w:rsid w:val="00732DCC"/>
    <w:rsid w:val="00733CB0"/>
    <w:rsid w:val="0073537E"/>
    <w:rsid w:val="007369B3"/>
    <w:rsid w:val="00737224"/>
    <w:rsid w:val="0073776C"/>
    <w:rsid w:val="007379DB"/>
    <w:rsid w:val="00737D2C"/>
    <w:rsid w:val="00737EFE"/>
    <w:rsid w:val="00737F32"/>
    <w:rsid w:val="007402E3"/>
    <w:rsid w:val="007422DE"/>
    <w:rsid w:val="007424F9"/>
    <w:rsid w:val="0074278B"/>
    <w:rsid w:val="007427EF"/>
    <w:rsid w:val="00743F26"/>
    <w:rsid w:val="007445EC"/>
    <w:rsid w:val="007449AF"/>
    <w:rsid w:val="0074519D"/>
    <w:rsid w:val="00745F7B"/>
    <w:rsid w:val="00746C73"/>
    <w:rsid w:val="00746E58"/>
    <w:rsid w:val="00747085"/>
    <w:rsid w:val="00747A1A"/>
    <w:rsid w:val="00747C4D"/>
    <w:rsid w:val="00747FED"/>
    <w:rsid w:val="00750D43"/>
    <w:rsid w:val="00750F00"/>
    <w:rsid w:val="00751BE8"/>
    <w:rsid w:val="00751C4A"/>
    <w:rsid w:val="00751E4F"/>
    <w:rsid w:val="00754ECE"/>
    <w:rsid w:val="00754F81"/>
    <w:rsid w:val="007550AA"/>
    <w:rsid w:val="0075581C"/>
    <w:rsid w:val="007560AA"/>
    <w:rsid w:val="00756F89"/>
    <w:rsid w:val="007577A7"/>
    <w:rsid w:val="00757B6F"/>
    <w:rsid w:val="00757D67"/>
    <w:rsid w:val="00757E32"/>
    <w:rsid w:val="00760073"/>
    <w:rsid w:val="00760B44"/>
    <w:rsid w:val="00761667"/>
    <w:rsid w:val="00762494"/>
    <w:rsid w:val="007633FA"/>
    <w:rsid w:val="00763FD2"/>
    <w:rsid w:val="007642E9"/>
    <w:rsid w:val="00764B69"/>
    <w:rsid w:val="00764D68"/>
    <w:rsid w:val="00764F8F"/>
    <w:rsid w:val="00764FEF"/>
    <w:rsid w:val="00765561"/>
    <w:rsid w:val="0076605B"/>
    <w:rsid w:val="00766282"/>
    <w:rsid w:val="00766CE8"/>
    <w:rsid w:val="00770357"/>
    <w:rsid w:val="00770891"/>
    <w:rsid w:val="00770B24"/>
    <w:rsid w:val="0077164A"/>
    <w:rsid w:val="00771B56"/>
    <w:rsid w:val="00772DA7"/>
    <w:rsid w:val="00772F6B"/>
    <w:rsid w:val="007730AC"/>
    <w:rsid w:val="00773D07"/>
    <w:rsid w:val="00773D58"/>
    <w:rsid w:val="007742FE"/>
    <w:rsid w:val="007744DE"/>
    <w:rsid w:val="0077457F"/>
    <w:rsid w:val="00774679"/>
    <w:rsid w:val="0077480E"/>
    <w:rsid w:val="00774B77"/>
    <w:rsid w:val="00774E5E"/>
    <w:rsid w:val="00775618"/>
    <w:rsid w:val="00776518"/>
    <w:rsid w:val="00777F0C"/>
    <w:rsid w:val="00780154"/>
    <w:rsid w:val="00780167"/>
    <w:rsid w:val="007803EA"/>
    <w:rsid w:val="0078054A"/>
    <w:rsid w:val="0078086B"/>
    <w:rsid w:val="00782856"/>
    <w:rsid w:val="007829DC"/>
    <w:rsid w:val="00783524"/>
    <w:rsid w:val="00783830"/>
    <w:rsid w:val="00783C53"/>
    <w:rsid w:val="00785475"/>
    <w:rsid w:val="0078547C"/>
    <w:rsid w:val="00785779"/>
    <w:rsid w:val="00785B25"/>
    <w:rsid w:val="00785B7F"/>
    <w:rsid w:val="007860D3"/>
    <w:rsid w:val="007869F2"/>
    <w:rsid w:val="007874F5"/>
    <w:rsid w:val="0078777C"/>
    <w:rsid w:val="00791047"/>
    <w:rsid w:val="00791A1C"/>
    <w:rsid w:val="00791F40"/>
    <w:rsid w:val="0079203B"/>
    <w:rsid w:val="00792B6D"/>
    <w:rsid w:val="00793619"/>
    <w:rsid w:val="00794233"/>
    <w:rsid w:val="00795F0D"/>
    <w:rsid w:val="00796A0E"/>
    <w:rsid w:val="007974EC"/>
    <w:rsid w:val="007A041E"/>
    <w:rsid w:val="007A07A5"/>
    <w:rsid w:val="007A13B1"/>
    <w:rsid w:val="007A19BE"/>
    <w:rsid w:val="007A33EE"/>
    <w:rsid w:val="007A43CA"/>
    <w:rsid w:val="007A4BA6"/>
    <w:rsid w:val="007A5509"/>
    <w:rsid w:val="007A55A7"/>
    <w:rsid w:val="007A5891"/>
    <w:rsid w:val="007A5996"/>
    <w:rsid w:val="007A5CAF"/>
    <w:rsid w:val="007A6C2C"/>
    <w:rsid w:val="007A730F"/>
    <w:rsid w:val="007A7398"/>
    <w:rsid w:val="007A76F7"/>
    <w:rsid w:val="007A7DA0"/>
    <w:rsid w:val="007B09D7"/>
    <w:rsid w:val="007B0FDA"/>
    <w:rsid w:val="007B1408"/>
    <w:rsid w:val="007B2517"/>
    <w:rsid w:val="007B38D9"/>
    <w:rsid w:val="007B3CE0"/>
    <w:rsid w:val="007B78BF"/>
    <w:rsid w:val="007B7BAF"/>
    <w:rsid w:val="007B7F96"/>
    <w:rsid w:val="007C2369"/>
    <w:rsid w:val="007C37C5"/>
    <w:rsid w:val="007C6A8E"/>
    <w:rsid w:val="007D09A8"/>
    <w:rsid w:val="007D1308"/>
    <w:rsid w:val="007D1382"/>
    <w:rsid w:val="007D3638"/>
    <w:rsid w:val="007D37A4"/>
    <w:rsid w:val="007D398B"/>
    <w:rsid w:val="007D4DCD"/>
    <w:rsid w:val="007D54BB"/>
    <w:rsid w:val="007D5559"/>
    <w:rsid w:val="007D6022"/>
    <w:rsid w:val="007D6634"/>
    <w:rsid w:val="007D7811"/>
    <w:rsid w:val="007D7F2A"/>
    <w:rsid w:val="007E03C8"/>
    <w:rsid w:val="007E086D"/>
    <w:rsid w:val="007E0AB8"/>
    <w:rsid w:val="007E0C43"/>
    <w:rsid w:val="007E11A4"/>
    <w:rsid w:val="007E133B"/>
    <w:rsid w:val="007E1591"/>
    <w:rsid w:val="007E195E"/>
    <w:rsid w:val="007E38F9"/>
    <w:rsid w:val="007E3B37"/>
    <w:rsid w:val="007E3E41"/>
    <w:rsid w:val="007E3F60"/>
    <w:rsid w:val="007E6188"/>
    <w:rsid w:val="007E66C0"/>
    <w:rsid w:val="007E6C1D"/>
    <w:rsid w:val="007E788C"/>
    <w:rsid w:val="007F14C0"/>
    <w:rsid w:val="007F1C82"/>
    <w:rsid w:val="007F1E1F"/>
    <w:rsid w:val="007F2CF8"/>
    <w:rsid w:val="007F30B5"/>
    <w:rsid w:val="007F3AF7"/>
    <w:rsid w:val="007F3E78"/>
    <w:rsid w:val="007F400E"/>
    <w:rsid w:val="007F4946"/>
    <w:rsid w:val="007F4E4E"/>
    <w:rsid w:val="007F57DF"/>
    <w:rsid w:val="007F5B3F"/>
    <w:rsid w:val="007F6161"/>
    <w:rsid w:val="007F68A2"/>
    <w:rsid w:val="007F7D0F"/>
    <w:rsid w:val="008000AA"/>
    <w:rsid w:val="008001AA"/>
    <w:rsid w:val="00800276"/>
    <w:rsid w:val="00800DBC"/>
    <w:rsid w:val="008015A4"/>
    <w:rsid w:val="00801719"/>
    <w:rsid w:val="00803470"/>
    <w:rsid w:val="0080353E"/>
    <w:rsid w:val="00803A08"/>
    <w:rsid w:val="00804661"/>
    <w:rsid w:val="0080674E"/>
    <w:rsid w:val="008073EB"/>
    <w:rsid w:val="00807D63"/>
    <w:rsid w:val="00810C0A"/>
    <w:rsid w:val="00810DE0"/>
    <w:rsid w:val="00810E7F"/>
    <w:rsid w:val="0081186E"/>
    <w:rsid w:val="00811E90"/>
    <w:rsid w:val="00812122"/>
    <w:rsid w:val="0081244A"/>
    <w:rsid w:val="00812725"/>
    <w:rsid w:val="00812AA7"/>
    <w:rsid w:val="00813686"/>
    <w:rsid w:val="008141BB"/>
    <w:rsid w:val="00815DCD"/>
    <w:rsid w:val="00815EFD"/>
    <w:rsid w:val="008172C2"/>
    <w:rsid w:val="008177D8"/>
    <w:rsid w:val="0082070B"/>
    <w:rsid w:val="00821117"/>
    <w:rsid w:val="00821DD0"/>
    <w:rsid w:val="00821FBA"/>
    <w:rsid w:val="008225F6"/>
    <w:rsid w:val="00822BE9"/>
    <w:rsid w:val="00823027"/>
    <w:rsid w:val="008244E7"/>
    <w:rsid w:val="00824C81"/>
    <w:rsid w:val="00825E15"/>
    <w:rsid w:val="008260BC"/>
    <w:rsid w:val="00826F11"/>
    <w:rsid w:val="008271D0"/>
    <w:rsid w:val="0083064E"/>
    <w:rsid w:val="00830C5A"/>
    <w:rsid w:val="00830E20"/>
    <w:rsid w:val="00830F60"/>
    <w:rsid w:val="00830FC7"/>
    <w:rsid w:val="0083158A"/>
    <w:rsid w:val="00831853"/>
    <w:rsid w:val="00832397"/>
    <w:rsid w:val="0083250E"/>
    <w:rsid w:val="00832683"/>
    <w:rsid w:val="008328BC"/>
    <w:rsid w:val="00832D92"/>
    <w:rsid w:val="0083378E"/>
    <w:rsid w:val="008342DC"/>
    <w:rsid w:val="00834B39"/>
    <w:rsid w:val="00836476"/>
    <w:rsid w:val="00836933"/>
    <w:rsid w:val="00836B76"/>
    <w:rsid w:val="00837508"/>
    <w:rsid w:val="008376C3"/>
    <w:rsid w:val="00842A90"/>
    <w:rsid w:val="00844A4E"/>
    <w:rsid w:val="00844F27"/>
    <w:rsid w:val="008458F8"/>
    <w:rsid w:val="00845CA0"/>
    <w:rsid w:val="00846904"/>
    <w:rsid w:val="00847250"/>
    <w:rsid w:val="00847519"/>
    <w:rsid w:val="00852B9A"/>
    <w:rsid w:val="00852D44"/>
    <w:rsid w:val="00852DD8"/>
    <w:rsid w:val="00852ED2"/>
    <w:rsid w:val="008549CA"/>
    <w:rsid w:val="00854C49"/>
    <w:rsid w:val="00854E35"/>
    <w:rsid w:val="008557AD"/>
    <w:rsid w:val="00857139"/>
    <w:rsid w:val="008571C1"/>
    <w:rsid w:val="00860397"/>
    <w:rsid w:val="008638C4"/>
    <w:rsid w:val="00864061"/>
    <w:rsid w:val="00864E24"/>
    <w:rsid w:val="00866F11"/>
    <w:rsid w:val="0086727C"/>
    <w:rsid w:val="00867F39"/>
    <w:rsid w:val="008706F4"/>
    <w:rsid w:val="00870BC2"/>
    <w:rsid w:val="0087130F"/>
    <w:rsid w:val="00872436"/>
    <w:rsid w:val="00872A7C"/>
    <w:rsid w:val="00873CB3"/>
    <w:rsid w:val="00873DF9"/>
    <w:rsid w:val="00873F03"/>
    <w:rsid w:val="0087542F"/>
    <w:rsid w:val="0087682A"/>
    <w:rsid w:val="0087755F"/>
    <w:rsid w:val="008778DD"/>
    <w:rsid w:val="008804E6"/>
    <w:rsid w:val="00880805"/>
    <w:rsid w:val="00881052"/>
    <w:rsid w:val="00881A49"/>
    <w:rsid w:val="00882A2B"/>
    <w:rsid w:val="00882E00"/>
    <w:rsid w:val="00883795"/>
    <w:rsid w:val="0088387C"/>
    <w:rsid w:val="00884EFB"/>
    <w:rsid w:val="008851E0"/>
    <w:rsid w:val="008854AA"/>
    <w:rsid w:val="00885915"/>
    <w:rsid w:val="00887527"/>
    <w:rsid w:val="00887760"/>
    <w:rsid w:val="0088778E"/>
    <w:rsid w:val="008913BC"/>
    <w:rsid w:val="00891481"/>
    <w:rsid w:val="00892E1D"/>
    <w:rsid w:val="0089352A"/>
    <w:rsid w:val="00894551"/>
    <w:rsid w:val="008945A9"/>
    <w:rsid w:val="00895C1C"/>
    <w:rsid w:val="008976BC"/>
    <w:rsid w:val="008976EB"/>
    <w:rsid w:val="008A00E6"/>
    <w:rsid w:val="008A010E"/>
    <w:rsid w:val="008A04A1"/>
    <w:rsid w:val="008A0967"/>
    <w:rsid w:val="008A1221"/>
    <w:rsid w:val="008A13AE"/>
    <w:rsid w:val="008A14B9"/>
    <w:rsid w:val="008A2EB1"/>
    <w:rsid w:val="008A3136"/>
    <w:rsid w:val="008A34EF"/>
    <w:rsid w:val="008A34FB"/>
    <w:rsid w:val="008A428C"/>
    <w:rsid w:val="008A4C61"/>
    <w:rsid w:val="008A6481"/>
    <w:rsid w:val="008A6F4D"/>
    <w:rsid w:val="008A7087"/>
    <w:rsid w:val="008B0C3F"/>
    <w:rsid w:val="008B0E1E"/>
    <w:rsid w:val="008B10EA"/>
    <w:rsid w:val="008B21D7"/>
    <w:rsid w:val="008B3F21"/>
    <w:rsid w:val="008B45D9"/>
    <w:rsid w:val="008B72AD"/>
    <w:rsid w:val="008B7B0F"/>
    <w:rsid w:val="008B7B2C"/>
    <w:rsid w:val="008C1119"/>
    <w:rsid w:val="008C15EA"/>
    <w:rsid w:val="008C168A"/>
    <w:rsid w:val="008C2055"/>
    <w:rsid w:val="008C27C6"/>
    <w:rsid w:val="008C4191"/>
    <w:rsid w:val="008C4215"/>
    <w:rsid w:val="008C49EF"/>
    <w:rsid w:val="008C5567"/>
    <w:rsid w:val="008C564F"/>
    <w:rsid w:val="008C62E5"/>
    <w:rsid w:val="008C6681"/>
    <w:rsid w:val="008C6856"/>
    <w:rsid w:val="008C6E59"/>
    <w:rsid w:val="008D13B1"/>
    <w:rsid w:val="008D1461"/>
    <w:rsid w:val="008D34CA"/>
    <w:rsid w:val="008D4ABF"/>
    <w:rsid w:val="008D5306"/>
    <w:rsid w:val="008D53EF"/>
    <w:rsid w:val="008D6059"/>
    <w:rsid w:val="008D7B00"/>
    <w:rsid w:val="008D7CF0"/>
    <w:rsid w:val="008E07DA"/>
    <w:rsid w:val="008E0D3B"/>
    <w:rsid w:val="008E14CF"/>
    <w:rsid w:val="008E167F"/>
    <w:rsid w:val="008E2584"/>
    <w:rsid w:val="008E367C"/>
    <w:rsid w:val="008E3D89"/>
    <w:rsid w:val="008E406D"/>
    <w:rsid w:val="008E4976"/>
    <w:rsid w:val="008E4B9C"/>
    <w:rsid w:val="008E6A6B"/>
    <w:rsid w:val="008E746F"/>
    <w:rsid w:val="008E7D79"/>
    <w:rsid w:val="008F0597"/>
    <w:rsid w:val="008F0A28"/>
    <w:rsid w:val="008F0F7E"/>
    <w:rsid w:val="008F14E3"/>
    <w:rsid w:val="008F1E14"/>
    <w:rsid w:val="008F26CB"/>
    <w:rsid w:val="008F2AC5"/>
    <w:rsid w:val="008F3390"/>
    <w:rsid w:val="008F44C0"/>
    <w:rsid w:val="008F4583"/>
    <w:rsid w:val="008F4C3A"/>
    <w:rsid w:val="008F55BB"/>
    <w:rsid w:val="008F7671"/>
    <w:rsid w:val="008F7C27"/>
    <w:rsid w:val="00901B0A"/>
    <w:rsid w:val="009023B5"/>
    <w:rsid w:val="00902D6B"/>
    <w:rsid w:val="009034F2"/>
    <w:rsid w:val="00903881"/>
    <w:rsid w:val="00903924"/>
    <w:rsid w:val="00904D87"/>
    <w:rsid w:val="0090500C"/>
    <w:rsid w:val="00905136"/>
    <w:rsid w:val="009056B8"/>
    <w:rsid w:val="00905B54"/>
    <w:rsid w:val="0090608A"/>
    <w:rsid w:val="00906671"/>
    <w:rsid w:val="00906DB1"/>
    <w:rsid w:val="0090748B"/>
    <w:rsid w:val="00907C93"/>
    <w:rsid w:val="00912B99"/>
    <w:rsid w:val="00912D19"/>
    <w:rsid w:val="00913D4B"/>
    <w:rsid w:val="00914D34"/>
    <w:rsid w:val="00915510"/>
    <w:rsid w:val="009156A0"/>
    <w:rsid w:val="00915884"/>
    <w:rsid w:val="00916217"/>
    <w:rsid w:val="0091670C"/>
    <w:rsid w:val="00920A0F"/>
    <w:rsid w:val="00920B68"/>
    <w:rsid w:val="009223FD"/>
    <w:rsid w:val="00922835"/>
    <w:rsid w:val="00923B79"/>
    <w:rsid w:val="00923E52"/>
    <w:rsid w:val="00923EB0"/>
    <w:rsid w:val="009251F7"/>
    <w:rsid w:val="009261C6"/>
    <w:rsid w:val="00926B3B"/>
    <w:rsid w:val="00927B89"/>
    <w:rsid w:val="00930014"/>
    <w:rsid w:val="009306F2"/>
    <w:rsid w:val="00930D07"/>
    <w:rsid w:val="00930D33"/>
    <w:rsid w:val="00930D69"/>
    <w:rsid w:val="00932250"/>
    <w:rsid w:val="00933025"/>
    <w:rsid w:val="00934036"/>
    <w:rsid w:val="00934BDD"/>
    <w:rsid w:val="00934E4D"/>
    <w:rsid w:val="009350D3"/>
    <w:rsid w:val="00936CC0"/>
    <w:rsid w:val="009402F5"/>
    <w:rsid w:val="009406BD"/>
    <w:rsid w:val="00941D18"/>
    <w:rsid w:val="0094200A"/>
    <w:rsid w:val="009421A8"/>
    <w:rsid w:val="00942441"/>
    <w:rsid w:val="00942F24"/>
    <w:rsid w:val="00943964"/>
    <w:rsid w:val="0094432C"/>
    <w:rsid w:val="009449C9"/>
    <w:rsid w:val="00944CAE"/>
    <w:rsid w:val="009458A6"/>
    <w:rsid w:val="00945C6F"/>
    <w:rsid w:val="00945CFB"/>
    <w:rsid w:val="0094652B"/>
    <w:rsid w:val="00947F6F"/>
    <w:rsid w:val="00950A04"/>
    <w:rsid w:val="00950EB3"/>
    <w:rsid w:val="00951D6A"/>
    <w:rsid w:val="00953741"/>
    <w:rsid w:val="00954038"/>
    <w:rsid w:val="00954550"/>
    <w:rsid w:val="00954974"/>
    <w:rsid w:val="00955880"/>
    <w:rsid w:val="0095597A"/>
    <w:rsid w:val="00955C1B"/>
    <w:rsid w:val="00955D11"/>
    <w:rsid w:val="00956149"/>
    <w:rsid w:val="00956EAB"/>
    <w:rsid w:val="00957944"/>
    <w:rsid w:val="00957D8D"/>
    <w:rsid w:val="009603FB"/>
    <w:rsid w:val="00960A9E"/>
    <w:rsid w:val="00960DBE"/>
    <w:rsid w:val="009619E8"/>
    <w:rsid w:val="00962EEA"/>
    <w:rsid w:val="00963D31"/>
    <w:rsid w:val="009640A1"/>
    <w:rsid w:val="0096459C"/>
    <w:rsid w:val="00964BCD"/>
    <w:rsid w:val="009658EE"/>
    <w:rsid w:val="0096673C"/>
    <w:rsid w:val="0097067B"/>
    <w:rsid w:val="0097094D"/>
    <w:rsid w:val="00970BFF"/>
    <w:rsid w:val="0097193F"/>
    <w:rsid w:val="00971D58"/>
    <w:rsid w:val="00971EC5"/>
    <w:rsid w:val="0097260B"/>
    <w:rsid w:val="00973078"/>
    <w:rsid w:val="009737D4"/>
    <w:rsid w:val="00973C9D"/>
    <w:rsid w:val="00973D21"/>
    <w:rsid w:val="00974217"/>
    <w:rsid w:val="009743F0"/>
    <w:rsid w:val="0097501C"/>
    <w:rsid w:val="009757BB"/>
    <w:rsid w:val="0097607D"/>
    <w:rsid w:val="009764A8"/>
    <w:rsid w:val="00976DF3"/>
    <w:rsid w:val="0098135F"/>
    <w:rsid w:val="00981C0C"/>
    <w:rsid w:val="0098288E"/>
    <w:rsid w:val="0098371E"/>
    <w:rsid w:val="0098383C"/>
    <w:rsid w:val="009840A6"/>
    <w:rsid w:val="00984BF2"/>
    <w:rsid w:val="00985316"/>
    <w:rsid w:val="00985991"/>
    <w:rsid w:val="00986C9A"/>
    <w:rsid w:val="009871D3"/>
    <w:rsid w:val="0098779A"/>
    <w:rsid w:val="00987E32"/>
    <w:rsid w:val="009900F5"/>
    <w:rsid w:val="00990122"/>
    <w:rsid w:val="00990333"/>
    <w:rsid w:val="009904B2"/>
    <w:rsid w:val="00990889"/>
    <w:rsid w:val="00990AFF"/>
    <w:rsid w:val="00991DC0"/>
    <w:rsid w:val="009921B4"/>
    <w:rsid w:val="0099220B"/>
    <w:rsid w:val="00992223"/>
    <w:rsid w:val="0099240A"/>
    <w:rsid w:val="0099359C"/>
    <w:rsid w:val="00993A04"/>
    <w:rsid w:val="009940C5"/>
    <w:rsid w:val="0099491B"/>
    <w:rsid w:val="00994DF4"/>
    <w:rsid w:val="00995ECC"/>
    <w:rsid w:val="00996A0B"/>
    <w:rsid w:val="009976D5"/>
    <w:rsid w:val="00997FAF"/>
    <w:rsid w:val="009A0222"/>
    <w:rsid w:val="009A0B20"/>
    <w:rsid w:val="009A114E"/>
    <w:rsid w:val="009A1A30"/>
    <w:rsid w:val="009A27E0"/>
    <w:rsid w:val="009A3671"/>
    <w:rsid w:val="009A7B35"/>
    <w:rsid w:val="009A7FDB"/>
    <w:rsid w:val="009B1DB7"/>
    <w:rsid w:val="009B25C1"/>
    <w:rsid w:val="009B37A8"/>
    <w:rsid w:val="009B3874"/>
    <w:rsid w:val="009B3FE8"/>
    <w:rsid w:val="009B41C1"/>
    <w:rsid w:val="009B554F"/>
    <w:rsid w:val="009B5E64"/>
    <w:rsid w:val="009B6840"/>
    <w:rsid w:val="009C0303"/>
    <w:rsid w:val="009C0FF6"/>
    <w:rsid w:val="009C14CF"/>
    <w:rsid w:val="009C16BD"/>
    <w:rsid w:val="009C1E86"/>
    <w:rsid w:val="009C250A"/>
    <w:rsid w:val="009C32E3"/>
    <w:rsid w:val="009C41AF"/>
    <w:rsid w:val="009C4BBF"/>
    <w:rsid w:val="009C5FB5"/>
    <w:rsid w:val="009C62F2"/>
    <w:rsid w:val="009C6522"/>
    <w:rsid w:val="009C662F"/>
    <w:rsid w:val="009C78E4"/>
    <w:rsid w:val="009D05B0"/>
    <w:rsid w:val="009D08F5"/>
    <w:rsid w:val="009D0E2D"/>
    <w:rsid w:val="009D16EB"/>
    <w:rsid w:val="009D253C"/>
    <w:rsid w:val="009D3643"/>
    <w:rsid w:val="009D36CD"/>
    <w:rsid w:val="009D404C"/>
    <w:rsid w:val="009D4224"/>
    <w:rsid w:val="009D474B"/>
    <w:rsid w:val="009D518B"/>
    <w:rsid w:val="009D5CBE"/>
    <w:rsid w:val="009D6826"/>
    <w:rsid w:val="009D68E6"/>
    <w:rsid w:val="009E0416"/>
    <w:rsid w:val="009E0668"/>
    <w:rsid w:val="009E0D7A"/>
    <w:rsid w:val="009E10D0"/>
    <w:rsid w:val="009E28A5"/>
    <w:rsid w:val="009E29DE"/>
    <w:rsid w:val="009E2B3B"/>
    <w:rsid w:val="009E3DFC"/>
    <w:rsid w:val="009E3ED4"/>
    <w:rsid w:val="009E5554"/>
    <w:rsid w:val="009E5B97"/>
    <w:rsid w:val="009E635E"/>
    <w:rsid w:val="009E6954"/>
    <w:rsid w:val="009E7510"/>
    <w:rsid w:val="009E7C49"/>
    <w:rsid w:val="009F0E8B"/>
    <w:rsid w:val="009F1107"/>
    <w:rsid w:val="009F13F2"/>
    <w:rsid w:val="009F2932"/>
    <w:rsid w:val="009F2E43"/>
    <w:rsid w:val="009F2EB2"/>
    <w:rsid w:val="009F37B1"/>
    <w:rsid w:val="009F4509"/>
    <w:rsid w:val="009F54E8"/>
    <w:rsid w:val="00A0072D"/>
    <w:rsid w:val="00A00BEE"/>
    <w:rsid w:val="00A00E7D"/>
    <w:rsid w:val="00A0124C"/>
    <w:rsid w:val="00A03731"/>
    <w:rsid w:val="00A046C1"/>
    <w:rsid w:val="00A04CD7"/>
    <w:rsid w:val="00A04FF7"/>
    <w:rsid w:val="00A0688F"/>
    <w:rsid w:val="00A06F86"/>
    <w:rsid w:val="00A071CD"/>
    <w:rsid w:val="00A07237"/>
    <w:rsid w:val="00A07A03"/>
    <w:rsid w:val="00A07B0C"/>
    <w:rsid w:val="00A07C33"/>
    <w:rsid w:val="00A07E1F"/>
    <w:rsid w:val="00A1028B"/>
    <w:rsid w:val="00A11860"/>
    <w:rsid w:val="00A11CA0"/>
    <w:rsid w:val="00A11D7C"/>
    <w:rsid w:val="00A12233"/>
    <w:rsid w:val="00A126C9"/>
    <w:rsid w:val="00A12A31"/>
    <w:rsid w:val="00A13A74"/>
    <w:rsid w:val="00A14440"/>
    <w:rsid w:val="00A14B40"/>
    <w:rsid w:val="00A1666E"/>
    <w:rsid w:val="00A16CC9"/>
    <w:rsid w:val="00A1786B"/>
    <w:rsid w:val="00A20535"/>
    <w:rsid w:val="00A2066B"/>
    <w:rsid w:val="00A2093B"/>
    <w:rsid w:val="00A21A40"/>
    <w:rsid w:val="00A2271A"/>
    <w:rsid w:val="00A238A7"/>
    <w:rsid w:val="00A23A06"/>
    <w:rsid w:val="00A25119"/>
    <w:rsid w:val="00A25A46"/>
    <w:rsid w:val="00A2703E"/>
    <w:rsid w:val="00A270ED"/>
    <w:rsid w:val="00A279CB"/>
    <w:rsid w:val="00A27DA1"/>
    <w:rsid w:val="00A30929"/>
    <w:rsid w:val="00A30E44"/>
    <w:rsid w:val="00A3110E"/>
    <w:rsid w:val="00A3175A"/>
    <w:rsid w:val="00A3189B"/>
    <w:rsid w:val="00A318F5"/>
    <w:rsid w:val="00A31980"/>
    <w:rsid w:val="00A32BC1"/>
    <w:rsid w:val="00A336A1"/>
    <w:rsid w:val="00A340A8"/>
    <w:rsid w:val="00A35371"/>
    <w:rsid w:val="00A36DDF"/>
    <w:rsid w:val="00A37796"/>
    <w:rsid w:val="00A37E60"/>
    <w:rsid w:val="00A40146"/>
    <w:rsid w:val="00A401F1"/>
    <w:rsid w:val="00A40698"/>
    <w:rsid w:val="00A40777"/>
    <w:rsid w:val="00A4109A"/>
    <w:rsid w:val="00A41278"/>
    <w:rsid w:val="00A41996"/>
    <w:rsid w:val="00A41FF5"/>
    <w:rsid w:val="00A42749"/>
    <w:rsid w:val="00A433D4"/>
    <w:rsid w:val="00A43D87"/>
    <w:rsid w:val="00A4591A"/>
    <w:rsid w:val="00A46B7A"/>
    <w:rsid w:val="00A476A4"/>
    <w:rsid w:val="00A47F5A"/>
    <w:rsid w:val="00A51BE7"/>
    <w:rsid w:val="00A51F6A"/>
    <w:rsid w:val="00A520F4"/>
    <w:rsid w:val="00A52130"/>
    <w:rsid w:val="00A53C01"/>
    <w:rsid w:val="00A542C7"/>
    <w:rsid w:val="00A54C0A"/>
    <w:rsid w:val="00A560EC"/>
    <w:rsid w:val="00A56AA2"/>
    <w:rsid w:val="00A56C3F"/>
    <w:rsid w:val="00A57738"/>
    <w:rsid w:val="00A60BF3"/>
    <w:rsid w:val="00A60F47"/>
    <w:rsid w:val="00A610C3"/>
    <w:rsid w:val="00A61A00"/>
    <w:rsid w:val="00A62957"/>
    <w:rsid w:val="00A62BAD"/>
    <w:rsid w:val="00A6437E"/>
    <w:rsid w:val="00A64F02"/>
    <w:rsid w:val="00A65109"/>
    <w:rsid w:val="00A663FA"/>
    <w:rsid w:val="00A666DC"/>
    <w:rsid w:val="00A6678E"/>
    <w:rsid w:val="00A70089"/>
    <w:rsid w:val="00A70F8D"/>
    <w:rsid w:val="00A71828"/>
    <w:rsid w:val="00A724E4"/>
    <w:rsid w:val="00A72A90"/>
    <w:rsid w:val="00A738B3"/>
    <w:rsid w:val="00A73E3D"/>
    <w:rsid w:val="00A74117"/>
    <w:rsid w:val="00A74765"/>
    <w:rsid w:val="00A74A86"/>
    <w:rsid w:val="00A74CF5"/>
    <w:rsid w:val="00A7529A"/>
    <w:rsid w:val="00A7580A"/>
    <w:rsid w:val="00A75F0A"/>
    <w:rsid w:val="00A7617E"/>
    <w:rsid w:val="00A765BE"/>
    <w:rsid w:val="00A7741E"/>
    <w:rsid w:val="00A774DE"/>
    <w:rsid w:val="00A77AE0"/>
    <w:rsid w:val="00A814B7"/>
    <w:rsid w:val="00A81A81"/>
    <w:rsid w:val="00A81B07"/>
    <w:rsid w:val="00A8207E"/>
    <w:rsid w:val="00A8259A"/>
    <w:rsid w:val="00A83873"/>
    <w:rsid w:val="00A838F6"/>
    <w:rsid w:val="00A842F5"/>
    <w:rsid w:val="00A848AD"/>
    <w:rsid w:val="00A85186"/>
    <w:rsid w:val="00A86013"/>
    <w:rsid w:val="00A86FF1"/>
    <w:rsid w:val="00A90EF5"/>
    <w:rsid w:val="00A91079"/>
    <w:rsid w:val="00A91D2A"/>
    <w:rsid w:val="00A926D7"/>
    <w:rsid w:val="00A9344E"/>
    <w:rsid w:val="00A941EB"/>
    <w:rsid w:val="00A95052"/>
    <w:rsid w:val="00A9528C"/>
    <w:rsid w:val="00A95FD1"/>
    <w:rsid w:val="00A967C1"/>
    <w:rsid w:val="00A9729F"/>
    <w:rsid w:val="00A97902"/>
    <w:rsid w:val="00A97904"/>
    <w:rsid w:val="00A97DB8"/>
    <w:rsid w:val="00A97DB9"/>
    <w:rsid w:val="00AA0B08"/>
    <w:rsid w:val="00AA26EB"/>
    <w:rsid w:val="00AA30B7"/>
    <w:rsid w:val="00AA44AB"/>
    <w:rsid w:val="00AA4DB6"/>
    <w:rsid w:val="00AA4FC3"/>
    <w:rsid w:val="00AA518B"/>
    <w:rsid w:val="00AA57A0"/>
    <w:rsid w:val="00AA5930"/>
    <w:rsid w:val="00AA5B3C"/>
    <w:rsid w:val="00AA5E3A"/>
    <w:rsid w:val="00AA605C"/>
    <w:rsid w:val="00AA6915"/>
    <w:rsid w:val="00AA6CCF"/>
    <w:rsid w:val="00AA6F6F"/>
    <w:rsid w:val="00AA7701"/>
    <w:rsid w:val="00AA7A4E"/>
    <w:rsid w:val="00AB0BEC"/>
    <w:rsid w:val="00AB0E61"/>
    <w:rsid w:val="00AB1013"/>
    <w:rsid w:val="00AB25F3"/>
    <w:rsid w:val="00AB264E"/>
    <w:rsid w:val="00AB2738"/>
    <w:rsid w:val="00AB2A40"/>
    <w:rsid w:val="00AB2D2E"/>
    <w:rsid w:val="00AB3395"/>
    <w:rsid w:val="00AB449B"/>
    <w:rsid w:val="00AB65DF"/>
    <w:rsid w:val="00AB6A9A"/>
    <w:rsid w:val="00AB7D9F"/>
    <w:rsid w:val="00AC020B"/>
    <w:rsid w:val="00AC15D1"/>
    <w:rsid w:val="00AC38FD"/>
    <w:rsid w:val="00AC4383"/>
    <w:rsid w:val="00AC4FAC"/>
    <w:rsid w:val="00AC4FE9"/>
    <w:rsid w:val="00AC51CE"/>
    <w:rsid w:val="00AC57E8"/>
    <w:rsid w:val="00AC6AAB"/>
    <w:rsid w:val="00AC75BD"/>
    <w:rsid w:val="00AC7FAC"/>
    <w:rsid w:val="00AD01B4"/>
    <w:rsid w:val="00AD046D"/>
    <w:rsid w:val="00AD0955"/>
    <w:rsid w:val="00AD1B74"/>
    <w:rsid w:val="00AD2D6C"/>
    <w:rsid w:val="00AD2FE6"/>
    <w:rsid w:val="00AD3895"/>
    <w:rsid w:val="00AD3A5E"/>
    <w:rsid w:val="00AD7025"/>
    <w:rsid w:val="00AD7387"/>
    <w:rsid w:val="00AD7823"/>
    <w:rsid w:val="00AE0D63"/>
    <w:rsid w:val="00AE1753"/>
    <w:rsid w:val="00AE19B0"/>
    <w:rsid w:val="00AE240A"/>
    <w:rsid w:val="00AE27A8"/>
    <w:rsid w:val="00AE31FD"/>
    <w:rsid w:val="00AE3993"/>
    <w:rsid w:val="00AE445F"/>
    <w:rsid w:val="00AE4E57"/>
    <w:rsid w:val="00AE4E76"/>
    <w:rsid w:val="00AE5AAE"/>
    <w:rsid w:val="00AE674E"/>
    <w:rsid w:val="00AF0A9C"/>
    <w:rsid w:val="00AF0D00"/>
    <w:rsid w:val="00AF1005"/>
    <w:rsid w:val="00AF12D8"/>
    <w:rsid w:val="00AF19A5"/>
    <w:rsid w:val="00AF1E70"/>
    <w:rsid w:val="00AF2F40"/>
    <w:rsid w:val="00AF3588"/>
    <w:rsid w:val="00AF3EBD"/>
    <w:rsid w:val="00AF5E83"/>
    <w:rsid w:val="00AF773C"/>
    <w:rsid w:val="00AF7BDE"/>
    <w:rsid w:val="00B00D37"/>
    <w:rsid w:val="00B00E39"/>
    <w:rsid w:val="00B01664"/>
    <w:rsid w:val="00B018B3"/>
    <w:rsid w:val="00B0210D"/>
    <w:rsid w:val="00B032CC"/>
    <w:rsid w:val="00B03A73"/>
    <w:rsid w:val="00B03CC6"/>
    <w:rsid w:val="00B047E3"/>
    <w:rsid w:val="00B05B83"/>
    <w:rsid w:val="00B05C28"/>
    <w:rsid w:val="00B06006"/>
    <w:rsid w:val="00B060D8"/>
    <w:rsid w:val="00B06140"/>
    <w:rsid w:val="00B0660E"/>
    <w:rsid w:val="00B06A27"/>
    <w:rsid w:val="00B0732B"/>
    <w:rsid w:val="00B11261"/>
    <w:rsid w:val="00B11DEC"/>
    <w:rsid w:val="00B11E3E"/>
    <w:rsid w:val="00B129B8"/>
    <w:rsid w:val="00B13B81"/>
    <w:rsid w:val="00B1459A"/>
    <w:rsid w:val="00B14B87"/>
    <w:rsid w:val="00B173ED"/>
    <w:rsid w:val="00B21E8A"/>
    <w:rsid w:val="00B22922"/>
    <w:rsid w:val="00B23007"/>
    <w:rsid w:val="00B2313E"/>
    <w:rsid w:val="00B232AA"/>
    <w:rsid w:val="00B236BE"/>
    <w:rsid w:val="00B23EAB"/>
    <w:rsid w:val="00B251CD"/>
    <w:rsid w:val="00B2731D"/>
    <w:rsid w:val="00B2782B"/>
    <w:rsid w:val="00B27E1E"/>
    <w:rsid w:val="00B30194"/>
    <w:rsid w:val="00B30E6D"/>
    <w:rsid w:val="00B31E1F"/>
    <w:rsid w:val="00B31F82"/>
    <w:rsid w:val="00B3264A"/>
    <w:rsid w:val="00B32BFD"/>
    <w:rsid w:val="00B33241"/>
    <w:rsid w:val="00B33E18"/>
    <w:rsid w:val="00B33F4A"/>
    <w:rsid w:val="00B34C13"/>
    <w:rsid w:val="00B350CC"/>
    <w:rsid w:val="00B362B5"/>
    <w:rsid w:val="00B36F4E"/>
    <w:rsid w:val="00B4060C"/>
    <w:rsid w:val="00B4098E"/>
    <w:rsid w:val="00B40E9E"/>
    <w:rsid w:val="00B41586"/>
    <w:rsid w:val="00B42218"/>
    <w:rsid w:val="00B42822"/>
    <w:rsid w:val="00B429A4"/>
    <w:rsid w:val="00B43050"/>
    <w:rsid w:val="00B43756"/>
    <w:rsid w:val="00B43D11"/>
    <w:rsid w:val="00B45659"/>
    <w:rsid w:val="00B457CE"/>
    <w:rsid w:val="00B468FC"/>
    <w:rsid w:val="00B46C31"/>
    <w:rsid w:val="00B470F8"/>
    <w:rsid w:val="00B47831"/>
    <w:rsid w:val="00B50BB1"/>
    <w:rsid w:val="00B52F11"/>
    <w:rsid w:val="00B5322E"/>
    <w:rsid w:val="00B53F30"/>
    <w:rsid w:val="00B54FB4"/>
    <w:rsid w:val="00B55E6A"/>
    <w:rsid w:val="00B55EA1"/>
    <w:rsid w:val="00B55FEC"/>
    <w:rsid w:val="00B564AE"/>
    <w:rsid w:val="00B6019C"/>
    <w:rsid w:val="00B6088F"/>
    <w:rsid w:val="00B60D2C"/>
    <w:rsid w:val="00B60DF3"/>
    <w:rsid w:val="00B60E00"/>
    <w:rsid w:val="00B6196C"/>
    <w:rsid w:val="00B6381A"/>
    <w:rsid w:val="00B644E4"/>
    <w:rsid w:val="00B64A2A"/>
    <w:rsid w:val="00B65E19"/>
    <w:rsid w:val="00B70732"/>
    <w:rsid w:val="00B709AF"/>
    <w:rsid w:val="00B72A99"/>
    <w:rsid w:val="00B73715"/>
    <w:rsid w:val="00B73B82"/>
    <w:rsid w:val="00B74EE2"/>
    <w:rsid w:val="00B751E0"/>
    <w:rsid w:val="00B75879"/>
    <w:rsid w:val="00B76002"/>
    <w:rsid w:val="00B76CC6"/>
    <w:rsid w:val="00B777C3"/>
    <w:rsid w:val="00B80E60"/>
    <w:rsid w:val="00B814F8"/>
    <w:rsid w:val="00B826B3"/>
    <w:rsid w:val="00B84071"/>
    <w:rsid w:val="00B84C08"/>
    <w:rsid w:val="00B84CE5"/>
    <w:rsid w:val="00B85042"/>
    <w:rsid w:val="00B85966"/>
    <w:rsid w:val="00B85F41"/>
    <w:rsid w:val="00B85FB3"/>
    <w:rsid w:val="00B8658B"/>
    <w:rsid w:val="00B86F1D"/>
    <w:rsid w:val="00B86FB0"/>
    <w:rsid w:val="00B8729C"/>
    <w:rsid w:val="00B875A8"/>
    <w:rsid w:val="00B913CE"/>
    <w:rsid w:val="00B91CA5"/>
    <w:rsid w:val="00B92B0D"/>
    <w:rsid w:val="00B942FE"/>
    <w:rsid w:val="00B944BD"/>
    <w:rsid w:val="00B9492A"/>
    <w:rsid w:val="00B94A84"/>
    <w:rsid w:val="00B95EF3"/>
    <w:rsid w:val="00B964E4"/>
    <w:rsid w:val="00B96DC7"/>
    <w:rsid w:val="00B97066"/>
    <w:rsid w:val="00B979A2"/>
    <w:rsid w:val="00BA0346"/>
    <w:rsid w:val="00BA0D39"/>
    <w:rsid w:val="00BA0E13"/>
    <w:rsid w:val="00BA11CF"/>
    <w:rsid w:val="00BA1C00"/>
    <w:rsid w:val="00BA212E"/>
    <w:rsid w:val="00BA22C9"/>
    <w:rsid w:val="00BA2B31"/>
    <w:rsid w:val="00BA369E"/>
    <w:rsid w:val="00BA39D6"/>
    <w:rsid w:val="00BA3F3E"/>
    <w:rsid w:val="00BA506F"/>
    <w:rsid w:val="00BA54A2"/>
    <w:rsid w:val="00BA6604"/>
    <w:rsid w:val="00BA680A"/>
    <w:rsid w:val="00BA69AE"/>
    <w:rsid w:val="00BA6B47"/>
    <w:rsid w:val="00BA7200"/>
    <w:rsid w:val="00BA746D"/>
    <w:rsid w:val="00BA7FA1"/>
    <w:rsid w:val="00BA7FAC"/>
    <w:rsid w:val="00BB12BB"/>
    <w:rsid w:val="00BB2B5B"/>
    <w:rsid w:val="00BB30FE"/>
    <w:rsid w:val="00BB3F3B"/>
    <w:rsid w:val="00BB4016"/>
    <w:rsid w:val="00BB4856"/>
    <w:rsid w:val="00BB48B7"/>
    <w:rsid w:val="00BB4BC6"/>
    <w:rsid w:val="00BB535E"/>
    <w:rsid w:val="00BB55CD"/>
    <w:rsid w:val="00BB62CC"/>
    <w:rsid w:val="00BB651E"/>
    <w:rsid w:val="00BB6B0A"/>
    <w:rsid w:val="00BC10A4"/>
    <w:rsid w:val="00BC129A"/>
    <w:rsid w:val="00BC13A3"/>
    <w:rsid w:val="00BC1643"/>
    <w:rsid w:val="00BC3D25"/>
    <w:rsid w:val="00BC3DC7"/>
    <w:rsid w:val="00BC43FA"/>
    <w:rsid w:val="00BC504A"/>
    <w:rsid w:val="00BC5CE3"/>
    <w:rsid w:val="00BC67BD"/>
    <w:rsid w:val="00BD0C52"/>
    <w:rsid w:val="00BD0C85"/>
    <w:rsid w:val="00BD1448"/>
    <w:rsid w:val="00BD1929"/>
    <w:rsid w:val="00BD4158"/>
    <w:rsid w:val="00BD4DEA"/>
    <w:rsid w:val="00BD5787"/>
    <w:rsid w:val="00BD5CF9"/>
    <w:rsid w:val="00BE03E8"/>
    <w:rsid w:val="00BE083F"/>
    <w:rsid w:val="00BE18F4"/>
    <w:rsid w:val="00BE2624"/>
    <w:rsid w:val="00BE348B"/>
    <w:rsid w:val="00BE387E"/>
    <w:rsid w:val="00BE3BED"/>
    <w:rsid w:val="00BE4243"/>
    <w:rsid w:val="00BE42F5"/>
    <w:rsid w:val="00BE457E"/>
    <w:rsid w:val="00BE4DBB"/>
    <w:rsid w:val="00BE4DCF"/>
    <w:rsid w:val="00BE4EE5"/>
    <w:rsid w:val="00BE57D7"/>
    <w:rsid w:val="00BE5AC8"/>
    <w:rsid w:val="00BE5AE6"/>
    <w:rsid w:val="00BE5B77"/>
    <w:rsid w:val="00BE5BE6"/>
    <w:rsid w:val="00BE5C4A"/>
    <w:rsid w:val="00BE6601"/>
    <w:rsid w:val="00BE693D"/>
    <w:rsid w:val="00BE6B91"/>
    <w:rsid w:val="00BE6E3A"/>
    <w:rsid w:val="00BE77D8"/>
    <w:rsid w:val="00BF19F3"/>
    <w:rsid w:val="00BF1E8A"/>
    <w:rsid w:val="00BF254D"/>
    <w:rsid w:val="00BF269B"/>
    <w:rsid w:val="00BF2C90"/>
    <w:rsid w:val="00BF3796"/>
    <w:rsid w:val="00BF4646"/>
    <w:rsid w:val="00BF49C7"/>
    <w:rsid w:val="00BF4D52"/>
    <w:rsid w:val="00BF57A1"/>
    <w:rsid w:val="00BF5F4A"/>
    <w:rsid w:val="00BF60AC"/>
    <w:rsid w:val="00BF6AB5"/>
    <w:rsid w:val="00C023E8"/>
    <w:rsid w:val="00C0446B"/>
    <w:rsid w:val="00C05043"/>
    <w:rsid w:val="00C05BCC"/>
    <w:rsid w:val="00C06CF6"/>
    <w:rsid w:val="00C06D86"/>
    <w:rsid w:val="00C0750C"/>
    <w:rsid w:val="00C07560"/>
    <w:rsid w:val="00C076E4"/>
    <w:rsid w:val="00C07D08"/>
    <w:rsid w:val="00C1001B"/>
    <w:rsid w:val="00C10278"/>
    <w:rsid w:val="00C10453"/>
    <w:rsid w:val="00C10579"/>
    <w:rsid w:val="00C117F4"/>
    <w:rsid w:val="00C11880"/>
    <w:rsid w:val="00C11BDA"/>
    <w:rsid w:val="00C12576"/>
    <w:rsid w:val="00C14B87"/>
    <w:rsid w:val="00C174EB"/>
    <w:rsid w:val="00C20293"/>
    <w:rsid w:val="00C205A3"/>
    <w:rsid w:val="00C20E35"/>
    <w:rsid w:val="00C22047"/>
    <w:rsid w:val="00C22443"/>
    <w:rsid w:val="00C22527"/>
    <w:rsid w:val="00C230E8"/>
    <w:rsid w:val="00C2348E"/>
    <w:rsid w:val="00C2357A"/>
    <w:rsid w:val="00C23ADF"/>
    <w:rsid w:val="00C24759"/>
    <w:rsid w:val="00C24CA5"/>
    <w:rsid w:val="00C24DA6"/>
    <w:rsid w:val="00C253D6"/>
    <w:rsid w:val="00C25551"/>
    <w:rsid w:val="00C257B3"/>
    <w:rsid w:val="00C2631B"/>
    <w:rsid w:val="00C27AFE"/>
    <w:rsid w:val="00C27CA9"/>
    <w:rsid w:val="00C302D8"/>
    <w:rsid w:val="00C30372"/>
    <w:rsid w:val="00C30389"/>
    <w:rsid w:val="00C30464"/>
    <w:rsid w:val="00C315F6"/>
    <w:rsid w:val="00C32365"/>
    <w:rsid w:val="00C323B4"/>
    <w:rsid w:val="00C32ED9"/>
    <w:rsid w:val="00C334C0"/>
    <w:rsid w:val="00C33FF5"/>
    <w:rsid w:val="00C3488F"/>
    <w:rsid w:val="00C35F98"/>
    <w:rsid w:val="00C361BA"/>
    <w:rsid w:val="00C365A3"/>
    <w:rsid w:val="00C365B4"/>
    <w:rsid w:val="00C36FB3"/>
    <w:rsid w:val="00C3729D"/>
    <w:rsid w:val="00C37478"/>
    <w:rsid w:val="00C37BBE"/>
    <w:rsid w:val="00C40D9F"/>
    <w:rsid w:val="00C40F17"/>
    <w:rsid w:val="00C416D6"/>
    <w:rsid w:val="00C41DD9"/>
    <w:rsid w:val="00C42026"/>
    <w:rsid w:val="00C437A5"/>
    <w:rsid w:val="00C43DA6"/>
    <w:rsid w:val="00C44986"/>
    <w:rsid w:val="00C45EAD"/>
    <w:rsid w:val="00C47102"/>
    <w:rsid w:val="00C474DE"/>
    <w:rsid w:val="00C50FEF"/>
    <w:rsid w:val="00C51716"/>
    <w:rsid w:val="00C52292"/>
    <w:rsid w:val="00C522A1"/>
    <w:rsid w:val="00C54202"/>
    <w:rsid w:val="00C54566"/>
    <w:rsid w:val="00C546A2"/>
    <w:rsid w:val="00C54C87"/>
    <w:rsid w:val="00C55070"/>
    <w:rsid w:val="00C559D3"/>
    <w:rsid w:val="00C55F6C"/>
    <w:rsid w:val="00C5610B"/>
    <w:rsid w:val="00C5675D"/>
    <w:rsid w:val="00C56824"/>
    <w:rsid w:val="00C60103"/>
    <w:rsid w:val="00C60E08"/>
    <w:rsid w:val="00C60E99"/>
    <w:rsid w:val="00C61627"/>
    <w:rsid w:val="00C66044"/>
    <w:rsid w:val="00C663FF"/>
    <w:rsid w:val="00C7066D"/>
    <w:rsid w:val="00C71191"/>
    <w:rsid w:val="00C71B94"/>
    <w:rsid w:val="00C7213A"/>
    <w:rsid w:val="00C723CC"/>
    <w:rsid w:val="00C72ECD"/>
    <w:rsid w:val="00C73840"/>
    <w:rsid w:val="00C740AB"/>
    <w:rsid w:val="00C740DB"/>
    <w:rsid w:val="00C741C6"/>
    <w:rsid w:val="00C74AA3"/>
    <w:rsid w:val="00C75604"/>
    <w:rsid w:val="00C76403"/>
    <w:rsid w:val="00C82116"/>
    <w:rsid w:val="00C828D1"/>
    <w:rsid w:val="00C83C1F"/>
    <w:rsid w:val="00C84347"/>
    <w:rsid w:val="00C84DB6"/>
    <w:rsid w:val="00C857E4"/>
    <w:rsid w:val="00C8584D"/>
    <w:rsid w:val="00C871E7"/>
    <w:rsid w:val="00C90619"/>
    <w:rsid w:val="00C907BB"/>
    <w:rsid w:val="00C91010"/>
    <w:rsid w:val="00C91E1C"/>
    <w:rsid w:val="00C9225F"/>
    <w:rsid w:val="00C9409A"/>
    <w:rsid w:val="00C94396"/>
    <w:rsid w:val="00C94440"/>
    <w:rsid w:val="00C947E5"/>
    <w:rsid w:val="00C95A57"/>
    <w:rsid w:val="00C96B7A"/>
    <w:rsid w:val="00C9712A"/>
    <w:rsid w:val="00CA0330"/>
    <w:rsid w:val="00CA063D"/>
    <w:rsid w:val="00CA121B"/>
    <w:rsid w:val="00CA1DBE"/>
    <w:rsid w:val="00CA2313"/>
    <w:rsid w:val="00CA320E"/>
    <w:rsid w:val="00CA43FF"/>
    <w:rsid w:val="00CA5952"/>
    <w:rsid w:val="00CA65DD"/>
    <w:rsid w:val="00CA65FF"/>
    <w:rsid w:val="00CA69EF"/>
    <w:rsid w:val="00CA6A55"/>
    <w:rsid w:val="00CA6BFA"/>
    <w:rsid w:val="00CA6C69"/>
    <w:rsid w:val="00CB1612"/>
    <w:rsid w:val="00CB1AF2"/>
    <w:rsid w:val="00CB306B"/>
    <w:rsid w:val="00CB3101"/>
    <w:rsid w:val="00CB345C"/>
    <w:rsid w:val="00CB3F15"/>
    <w:rsid w:val="00CB571E"/>
    <w:rsid w:val="00CB5957"/>
    <w:rsid w:val="00CB62AC"/>
    <w:rsid w:val="00CB641E"/>
    <w:rsid w:val="00CB66DF"/>
    <w:rsid w:val="00CB67DC"/>
    <w:rsid w:val="00CB69B4"/>
    <w:rsid w:val="00CB6FBC"/>
    <w:rsid w:val="00CB75A3"/>
    <w:rsid w:val="00CB7B32"/>
    <w:rsid w:val="00CC0204"/>
    <w:rsid w:val="00CC0D26"/>
    <w:rsid w:val="00CC1524"/>
    <w:rsid w:val="00CC1FBF"/>
    <w:rsid w:val="00CC3018"/>
    <w:rsid w:val="00CC3ADC"/>
    <w:rsid w:val="00CC61E9"/>
    <w:rsid w:val="00CC6A80"/>
    <w:rsid w:val="00CC73C9"/>
    <w:rsid w:val="00CD02DB"/>
    <w:rsid w:val="00CD02E0"/>
    <w:rsid w:val="00CD0773"/>
    <w:rsid w:val="00CD13C1"/>
    <w:rsid w:val="00CD1794"/>
    <w:rsid w:val="00CD1BA0"/>
    <w:rsid w:val="00CD1D69"/>
    <w:rsid w:val="00CD3D22"/>
    <w:rsid w:val="00CD58EC"/>
    <w:rsid w:val="00CD6967"/>
    <w:rsid w:val="00CD71DD"/>
    <w:rsid w:val="00CD7433"/>
    <w:rsid w:val="00CD7747"/>
    <w:rsid w:val="00CD78C5"/>
    <w:rsid w:val="00CE069E"/>
    <w:rsid w:val="00CE137D"/>
    <w:rsid w:val="00CE1D3E"/>
    <w:rsid w:val="00CE36CF"/>
    <w:rsid w:val="00CE39FA"/>
    <w:rsid w:val="00CE3CA7"/>
    <w:rsid w:val="00CE3E07"/>
    <w:rsid w:val="00CE541D"/>
    <w:rsid w:val="00CE6079"/>
    <w:rsid w:val="00CE61BD"/>
    <w:rsid w:val="00CE67C2"/>
    <w:rsid w:val="00CE78E3"/>
    <w:rsid w:val="00CE7BF1"/>
    <w:rsid w:val="00CF0B6F"/>
    <w:rsid w:val="00CF10CA"/>
    <w:rsid w:val="00CF1514"/>
    <w:rsid w:val="00CF1FCE"/>
    <w:rsid w:val="00CF27CD"/>
    <w:rsid w:val="00CF2A1A"/>
    <w:rsid w:val="00CF3A25"/>
    <w:rsid w:val="00CF3F78"/>
    <w:rsid w:val="00CF5634"/>
    <w:rsid w:val="00CF5BD7"/>
    <w:rsid w:val="00CF6064"/>
    <w:rsid w:val="00CF66AA"/>
    <w:rsid w:val="00CF69F2"/>
    <w:rsid w:val="00D01435"/>
    <w:rsid w:val="00D02595"/>
    <w:rsid w:val="00D02FFC"/>
    <w:rsid w:val="00D0368E"/>
    <w:rsid w:val="00D03875"/>
    <w:rsid w:val="00D04062"/>
    <w:rsid w:val="00D05369"/>
    <w:rsid w:val="00D0579A"/>
    <w:rsid w:val="00D0582C"/>
    <w:rsid w:val="00D0691B"/>
    <w:rsid w:val="00D07DBA"/>
    <w:rsid w:val="00D109B9"/>
    <w:rsid w:val="00D10BAD"/>
    <w:rsid w:val="00D10D34"/>
    <w:rsid w:val="00D10FBE"/>
    <w:rsid w:val="00D117AD"/>
    <w:rsid w:val="00D12554"/>
    <w:rsid w:val="00D12862"/>
    <w:rsid w:val="00D13340"/>
    <w:rsid w:val="00D140AA"/>
    <w:rsid w:val="00D1510C"/>
    <w:rsid w:val="00D151B2"/>
    <w:rsid w:val="00D151C6"/>
    <w:rsid w:val="00D1525F"/>
    <w:rsid w:val="00D15BF8"/>
    <w:rsid w:val="00D15C71"/>
    <w:rsid w:val="00D16042"/>
    <w:rsid w:val="00D16252"/>
    <w:rsid w:val="00D168DC"/>
    <w:rsid w:val="00D1700E"/>
    <w:rsid w:val="00D1783A"/>
    <w:rsid w:val="00D20C49"/>
    <w:rsid w:val="00D216C4"/>
    <w:rsid w:val="00D222B8"/>
    <w:rsid w:val="00D222E2"/>
    <w:rsid w:val="00D229DC"/>
    <w:rsid w:val="00D22F58"/>
    <w:rsid w:val="00D23312"/>
    <w:rsid w:val="00D235F5"/>
    <w:rsid w:val="00D244F0"/>
    <w:rsid w:val="00D246FA"/>
    <w:rsid w:val="00D248A9"/>
    <w:rsid w:val="00D24BF1"/>
    <w:rsid w:val="00D24E24"/>
    <w:rsid w:val="00D25607"/>
    <w:rsid w:val="00D2632A"/>
    <w:rsid w:val="00D2672B"/>
    <w:rsid w:val="00D2686A"/>
    <w:rsid w:val="00D26D7D"/>
    <w:rsid w:val="00D272E9"/>
    <w:rsid w:val="00D27879"/>
    <w:rsid w:val="00D278D0"/>
    <w:rsid w:val="00D30338"/>
    <w:rsid w:val="00D305F9"/>
    <w:rsid w:val="00D30B0D"/>
    <w:rsid w:val="00D30EA6"/>
    <w:rsid w:val="00D31BAB"/>
    <w:rsid w:val="00D32231"/>
    <w:rsid w:val="00D3260C"/>
    <w:rsid w:val="00D33A23"/>
    <w:rsid w:val="00D33C4E"/>
    <w:rsid w:val="00D34AA7"/>
    <w:rsid w:val="00D34FDC"/>
    <w:rsid w:val="00D35000"/>
    <w:rsid w:val="00D354CD"/>
    <w:rsid w:val="00D360D1"/>
    <w:rsid w:val="00D36BCF"/>
    <w:rsid w:val="00D3723F"/>
    <w:rsid w:val="00D4055B"/>
    <w:rsid w:val="00D40A72"/>
    <w:rsid w:val="00D40FA4"/>
    <w:rsid w:val="00D417AC"/>
    <w:rsid w:val="00D44690"/>
    <w:rsid w:val="00D449A4"/>
    <w:rsid w:val="00D46111"/>
    <w:rsid w:val="00D462B6"/>
    <w:rsid w:val="00D475C8"/>
    <w:rsid w:val="00D47939"/>
    <w:rsid w:val="00D47A18"/>
    <w:rsid w:val="00D5021F"/>
    <w:rsid w:val="00D50294"/>
    <w:rsid w:val="00D50B98"/>
    <w:rsid w:val="00D52413"/>
    <w:rsid w:val="00D53930"/>
    <w:rsid w:val="00D54080"/>
    <w:rsid w:val="00D54692"/>
    <w:rsid w:val="00D54857"/>
    <w:rsid w:val="00D54B2F"/>
    <w:rsid w:val="00D55810"/>
    <w:rsid w:val="00D5615C"/>
    <w:rsid w:val="00D57621"/>
    <w:rsid w:val="00D608B5"/>
    <w:rsid w:val="00D611D3"/>
    <w:rsid w:val="00D621E3"/>
    <w:rsid w:val="00D652C1"/>
    <w:rsid w:val="00D65687"/>
    <w:rsid w:val="00D65B18"/>
    <w:rsid w:val="00D66268"/>
    <w:rsid w:val="00D667E3"/>
    <w:rsid w:val="00D66A5E"/>
    <w:rsid w:val="00D66C12"/>
    <w:rsid w:val="00D66F67"/>
    <w:rsid w:val="00D70A14"/>
    <w:rsid w:val="00D711C7"/>
    <w:rsid w:val="00D71C1E"/>
    <w:rsid w:val="00D71C81"/>
    <w:rsid w:val="00D71CA5"/>
    <w:rsid w:val="00D71F3B"/>
    <w:rsid w:val="00D722CA"/>
    <w:rsid w:val="00D72712"/>
    <w:rsid w:val="00D72E02"/>
    <w:rsid w:val="00D740EF"/>
    <w:rsid w:val="00D742E2"/>
    <w:rsid w:val="00D74922"/>
    <w:rsid w:val="00D7510B"/>
    <w:rsid w:val="00D76B4C"/>
    <w:rsid w:val="00D7754F"/>
    <w:rsid w:val="00D801FD"/>
    <w:rsid w:val="00D8044D"/>
    <w:rsid w:val="00D805B3"/>
    <w:rsid w:val="00D8282D"/>
    <w:rsid w:val="00D838CB"/>
    <w:rsid w:val="00D851C0"/>
    <w:rsid w:val="00D8630B"/>
    <w:rsid w:val="00D86CA6"/>
    <w:rsid w:val="00D8796F"/>
    <w:rsid w:val="00D900AE"/>
    <w:rsid w:val="00D9165D"/>
    <w:rsid w:val="00D916CF"/>
    <w:rsid w:val="00D9175A"/>
    <w:rsid w:val="00D92964"/>
    <w:rsid w:val="00D9441A"/>
    <w:rsid w:val="00D94CE9"/>
    <w:rsid w:val="00D952F5"/>
    <w:rsid w:val="00D957C4"/>
    <w:rsid w:val="00D9709C"/>
    <w:rsid w:val="00D97E39"/>
    <w:rsid w:val="00DA078B"/>
    <w:rsid w:val="00DA0D49"/>
    <w:rsid w:val="00DA162D"/>
    <w:rsid w:val="00DA235C"/>
    <w:rsid w:val="00DA242B"/>
    <w:rsid w:val="00DA2BDC"/>
    <w:rsid w:val="00DA2F1F"/>
    <w:rsid w:val="00DA3857"/>
    <w:rsid w:val="00DA487F"/>
    <w:rsid w:val="00DA4B8A"/>
    <w:rsid w:val="00DA4FD8"/>
    <w:rsid w:val="00DA5D48"/>
    <w:rsid w:val="00DA60BF"/>
    <w:rsid w:val="00DA72ED"/>
    <w:rsid w:val="00DB0F95"/>
    <w:rsid w:val="00DB1106"/>
    <w:rsid w:val="00DB1FB9"/>
    <w:rsid w:val="00DB2CDA"/>
    <w:rsid w:val="00DB2F0E"/>
    <w:rsid w:val="00DB7737"/>
    <w:rsid w:val="00DC0862"/>
    <w:rsid w:val="00DC0A99"/>
    <w:rsid w:val="00DC0D05"/>
    <w:rsid w:val="00DC10B6"/>
    <w:rsid w:val="00DC1255"/>
    <w:rsid w:val="00DC1486"/>
    <w:rsid w:val="00DC237D"/>
    <w:rsid w:val="00DC2C1B"/>
    <w:rsid w:val="00DC2CCA"/>
    <w:rsid w:val="00DC36F2"/>
    <w:rsid w:val="00DC3B46"/>
    <w:rsid w:val="00DC3D02"/>
    <w:rsid w:val="00DC48AD"/>
    <w:rsid w:val="00DC4910"/>
    <w:rsid w:val="00DC7247"/>
    <w:rsid w:val="00DD031A"/>
    <w:rsid w:val="00DD0DC2"/>
    <w:rsid w:val="00DD0F9C"/>
    <w:rsid w:val="00DD1895"/>
    <w:rsid w:val="00DD1CE3"/>
    <w:rsid w:val="00DD2075"/>
    <w:rsid w:val="00DD2F88"/>
    <w:rsid w:val="00DD3242"/>
    <w:rsid w:val="00DD3633"/>
    <w:rsid w:val="00DD4290"/>
    <w:rsid w:val="00DD52C9"/>
    <w:rsid w:val="00DD5D32"/>
    <w:rsid w:val="00DD60FC"/>
    <w:rsid w:val="00DD6D1D"/>
    <w:rsid w:val="00DE0067"/>
    <w:rsid w:val="00DE05B0"/>
    <w:rsid w:val="00DE1982"/>
    <w:rsid w:val="00DE1D17"/>
    <w:rsid w:val="00DE2464"/>
    <w:rsid w:val="00DE24C7"/>
    <w:rsid w:val="00DE2B63"/>
    <w:rsid w:val="00DE3A91"/>
    <w:rsid w:val="00DE3DA3"/>
    <w:rsid w:val="00DE4BE2"/>
    <w:rsid w:val="00DE5DB0"/>
    <w:rsid w:val="00DE77AD"/>
    <w:rsid w:val="00DE7818"/>
    <w:rsid w:val="00DF2043"/>
    <w:rsid w:val="00DF22D1"/>
    <w:rsid w:val="00DF3B48"/>
    <w:rsid w:val="00DF4D7F"/>
    <w:rsid w:val="00DF4EDD"/>
    <w:rsid w:val="00DF6590"/>
    <w:rsid w:val="00DF6778"/>
    <w:rsid w:val="00DF697A"/>
    <w:rsid w:val="00E009F6"/>
    <w:rsid w:val="00E02058"/>
    <w:rsid w:val="00E02377"/>
    <w:rsid w:val="00E0251E"/>
    <w:rsid w:val="00E02A3A"/>
    <w:rsid w:val="00E02CB3"/>
    <w:rsid w:val="00E02EA5"/>
    <w:rsid w:val="00E031D6"/>
    <w:rsid w:val="00E03419"/>
    <w:rsid w:val="00E03492"/>
    <w:rsid w:val="00E03D4F"/>
    <w:rsid w:val="00E042A2"/>
    <w:rsid w:val="00E0457A"/>
    <w:rsid w:val="00E04B78"/>
    <w:rsid w:val="00E04EE0"/>
    <w:rsid w:val="00E04F10"/>
    <w:rsid w:val="00E051E1"/>
    <w:rsid w:val="00E05BFA"/>
    <w:rsid w:val="00E068C6"/>
    <w:rsid w:val="00E06BC8"/>
    <w:rsid w:val="00E077B5"/>
    <w:rsid w:val="00E07997"/>
    <w:rsid w:val="00E07C1E"/>
    <w:rsid w:val="00E07F31"/>
    <w:rsid w:val="00E10A70"/>
    <w:rsid w:val="00E10BC8"/>
    <w:rsid w:val="00E122F1"/>
    <w:rsid w:val="00E1260B"/>
    <w:rsid w:val="00E14578"/>
    <w:rsid w:val="00E150E9"/>
    <w:rsid w:val="00E15AD3"/>
    <w:rsid w:val="00E16DC5"/>
    <w:rsid w:val="00E17EBF"/>
    <w:rsid w:val="00E201E3"/>
    <w:rsid w:val="00E20C78"/>
    <w:rsid w:val="00E2108A"/>
    <w:rsid w:val="00E214AB"/>
    <w:rsid w:val="00E228ED"/>
    <w:rsid w:val="00E24304"/>
    <w:rsid w:val="00E247E9"/>
    <w:rsid w:val="00E24F7B"/>
    <w:rsid w:val="00E25439"/>
    <w:rsid w:val="00E25D98"/>
    <w:rsid w:val="00E26701"/>
    <w:rsid w:val="00E2736A"/>
    <w:rsid w:val="00E27538"/>
    <w:rsid w:val="00E31344"/>
    <w:rsid w:val="00E317DC"/>
    <w:rsid w:val="00E3265D"/>
    <w:rsid w:val="00E33AE0"/>
    <w:rsid w:val="00E3522F"/>
    <w:rsid w:val="00E3576B"/>
    <w:rsid w:val="00E361F6"/>
    <w:rsid w:val="00E37748"/>
    <w:rsid w:val="00E40592"/>
    <w:rsid w:val="00E40EEC"/>
    <w:rsid w:val="00E424B0"/>
    <w:rsid w:val="00E4380E"/>
    <w:rsid w:val="00E442ED"/>
    <w:rsid w:val="00E44A78"/>
    <w:rsid w:val="00E44ADE"/>
    <w:rsid w:val="00E451FA"/>
    <w:rsid w:val="00E45824"/>
    <w:rsid w:val="00E4689D"/>
    <w:rsid w:val="00E46DB6"/>
    <w:rsid w:val="00E47CA4"/>
    <w:rsid w:val="00E47F90"/>
    <w:rsid w:val="00E5036A"/>
    <w:rsid w:val="00E50866"/>
    <w:rsid w:val="00E5095E"/>
    <w:rsid w:val="00E50E62"/>
    <w:rsid w:val="00E50EC3"/>
    <w:rsid w:val="00E513E9"/>
    <w:rsid w:val="00E51AA5"/>
    <w:rsid w:val="00E520D5"/>
    <w:rsid w:val="00E542B6"/>
    <w:rsid w:val="00E5568C"/>
    <w:rsid w:val="00E55D4B"/>
    <w:rsid w:val="00E56243"/>
    <w:rsid w:val="00E5651D"/>
    <w:rsid w:val="00E56D6A"/>
    <w:rsid w:val="00E579AF"/>
    <w:rsid w:val="00E57B80"/>
    <w:rsid w:val="00E60925"/>
    <w:rsid w:val="00E6157D"/>
    <w:rsid w:val="00E61702"/>
    <w:rsid w:val="00E619B2"/>
    <w:rsid w:val="00E61BA9"/>
    <w:rsid w:val="00E63360"/>
    <w:rsid w:val="00E63A29"/>
    <w:rsid w:val="00E63BE6"/>
    <w:rsid w:val="00E646ED"/>
    <w:rsid w:val="00E650A5"/>
    <w:rsid w:val="00E650E3"/>
    <w:rsid w:val="00E6567B"/>
    <w:rsid w:val="00E65C61"/>
    <w:rsid w:val="00E65DDE"/>
    <w:rsid w:val="00E660BB"/>
    <w:rsid w:val="00E6686F"/>
    <w:rsid w:val="00E6772B"/>
    <w:rsid w:val="00E67793"/>
    <w:rsid w:val="00E70604"/>
    <w:rsid w:val="00E71BF8"/>
    <w:rsid w:val="00E723C9"/>
    <w:rsid w:val="00E72607"/>
    <w:rsid w:val="00E726AA"/>
    <w:rsid w:val="00E72DB3"/>
    <w:rsid w:val="00E72F88"/>
    <w:rsid w:val="00E744B6"/>
    <w:rsid w:val="00E759E3"/>
    <w:rsid w:val="00E76BE3"/>
    <w:rsid w:val="00E76EAB"/>
    <w:rsid w:val="00E77404"/>
    <w:rsid w:val="00E77DC8"/>
    <w:rsid w:val="00E77E4C"/>
    <w:rsid w:val="00E806DB"/>
    <w:rsid w:val="00E82633"/>
    <w:rsid w:val="00E82AA2"/>
    <w:rsid w:val="00E82C12"/>
    <w:rsid w:val="00E82C3D"/>
    <w:rsid w:val="00E83A51"/>
    <w:rsid w:val="00E84050"/>
    <w:rsid w:val="00E84717"/>
    <w:rsid w:val="00E8478D"/>
    <w:rsid w:val="00E869E6"/>
    <w:rsid w:val="00E9017A"/>
    <w:rsid w:val="00E90E8F"/>
    <w:rsid w:val="00E91B82"/>
    <w:rsid w:val="00E91FBA"/>
    <w:rsid w:val="00E921C5"/>
    <w:rsid w:val="00E9257F"/>
    <w:rsid w:val="00E92F72"/>
    <w:rsid w:val="00E93559"/>
    <w:rsid w:val="00E93DFC"/>
    <w:rsid w:val="00E9402F"/>
    <w:rsid w:val="00E94A83"/>
    <w:rsid w:val="00E94BD3"/>
    <w:rsid w:val="00E94E8B"/>
    <w:rsid w:val="00E950BA"/>
    <w:rsid w:val="00E9574B"/>
    <w:rsid w:val="00E95C00"/>
    <w:rsid w:val="00E966A1"/>
    <w:rsid w:val="00E96BC6"/>
    <w:rsid w:val="00EA1010"/>
    <w:rsid w:val="00EA10F3"/>
    <w:rsid w:val="00EA12C9"/>
    <w:rsid w:val="00EA1DD9"/>
    <w:rsid w:val="00EA2E98"/>
    <w:rsid w:val="00EA4CF0"/>
    <w:rsid w:val="00EA4CF1"/>
    <w:rsid w:val="00EA5859"/>
    <w:rsid w:val="00EA58A0"/>
    <w:rsid w:val="00EA6EFF"/>
    <w:rsid w:val="00EA7048"/>
    <w:rsid w:val="00EA750C"/>
    <w:rsid w:val="00EA772A"/>
    <w:rsid w:val="00EB011B"/>
    <w:rsid w:val="00EB07DB"/>
    <w:rsid w:val="00EB0ADB"/>
    <w:rsid w:val="00EB157D"/>
    <w:rsid w:val="00EB16E5"/>
    <w:rsid w:val="00EB1820"/>
    <w:rsid w:val="00EB2110"/>
    <w:rsid w:val="00EB276A"/>
    <w:rsid w:val="00EB319E"/>
    <w:rsid w:val="00EB410B"/>
    <w:rsid w:val="00EB46D1"/>
    <w:rsid w:val="00EB56BA"/>
    <w:rsid w:val="00EB5758"/>
    <w:rsid w:val="00EB5CBC"/>
    <w:rsid w:val="00EB6025"/>
    <w:rsid w:val="00EB63E2"/>
    <w:rsid w:val="00EB6AE1"/>
    <w:rsid w:val="00EC088E"/>
    <w:rsid w:val="00EC10B2"/>
    <w:rsid w:val="00EC1CB7"/>
    <w:rsid w:val="00EC2793"/>
    <w:rsid w:val="00EC3377"/>
    <w:rsid w:val="00EC36A9"/>
    <w:rsid w:val="00EC3779"/>
    <w:rsid w:val="00EC4884"/>
    <w:rsid w:val="00EC595D"/>
    <w:rsid w:val="00EC59E3"/>
    <w:rsid w:val="00EC6F72"/>
    <w:rsid w:val="00EC75B4"/>
    <w:rsid w:val="00EC7CD4"/>
    <w:rsid w:val="00EC7E7E"/>
    <w:rsid w:val="00ED021E"/>
    <w:rsid w:val="00ED420F"/>
    <w:rsid w:val="00ED428F"/>
    <w:rsid w:val="00ED44BA"/>
    <w:rsid w:val="00ED5A68"/>
    <w:rsid w:val="00ED6904"/>
    <w:rsid w:val="00ED7490"/>
    <w:rsid w:val="00ED7492"/>
    <w:rsid w:val="00ED7520"/>
    <w:rsid w:val="00EE00E5"/>
    <w:rsid w:val="00EE0596"/>
    <w:rsid w:val="00EE2FE2"/>
    <w:rsid w:val="00EE3138"/>
    <w:rsid w:val="00EE3CB3"/>
    <w:rsid w:val="00EE3F62"/>
    <w:rsid w:val="00EE4FDD"/>
    <w:rsid w:val="00EE5CE1"/>
    <w:rsid w:val="00EE5E97"/>
    <w:rsid w:val="00EE744B"/>
    <w:rsid w:val="00EE79A0"/>
    <w:rsid w:val="00EF0374"/>
    <w:rsid w:val="00EF04B9"/>
    <w:rsid w:val="00EF0F69"/>
    <w:rsid w:val="00EF296C"/>
    <w:rsid w:val="00EF3B24"/>
    <w:rsid w:val="00EF426E"/>
    <w:rsid w:val="00EF4C3D"/>
    <w:rsid w:val="00EF5109"/>
    <w:rsid w:val="00EF6055"/>
    <w:rsid w:val="00EF620D"/>
    <w:rsid w:val="00EF7805"/>
    <w:rsid w:val="00EF7C4B"/>
    <w:rsid w:val="00EF7E5C"/>
    <w:rsid w:val="00F00535"/>
    <w:rsid w:val="00F006DB"/>
    <w:rsid w:val="00F00BB7"/>
    <w:rsid w:val="00F02441"/>
    <w:rsid w:val="00F028F0"/>
    <w:rsid w:val="00F02EBC"/>
    <w:rsid w:val="00F033C5"/>
    <w:rsid w:val="00F04ED2"/>
    <w:rsid w:val="00F050C9"/>
    <w:rsid w:val="00F0636B"/>
    <w:rsid w:val="00F06935"/>
    <w:rsid w:val="00F0705E"/>
    <w:rsid w:val="00F071B5"/>
    <w:rsid w:val="00F075F4"/>
    <w:rsid w:val="00F100E3"/>
    <w:rsid w:val="00F1082D"/>
    <w:rsid w:val="00F11A5D"/>
    <w:rsid w:val="00F11DE7"/>
    <w:rsid w:val="00F11F1F"/>
    <w:rsid w:val="00F12701"/>
    <w:rsid w:val="00F13176"/>
    <w:rsid w:val="00F1398A"/>
    <w:rsid w:val="00F1404B"/>
    <w:rsid w:val="00F147D0"/>
    <w:rsid w:val="00F15462"/>
    <w:rsid w:val="00F158AB"/>
    <w:rsid w:val="00F1632A"/>
    <w:rsid w:val="00F1698F"/>
    <w:rsid w:val="00F16A6D"/>
    <w:rsid w:val="00F16DD1"/>
    <w:rsid w:val="00F178DC"/>
    <w:rsid w:val="00F205CB"/>
    <w:rsid w:val="00F20BE1"/>
    <w:rsid w:val="00F21179"/>
    <w:rsid w:val="00F21888"/>
    <w:rsid w:val="00F21BF9"/>
    <w:rsid w:val="00F22423"/>
    <w:rsid w:val="00F22F0B"/>
    <w:rsid w:val="00F23563"/>
    <w:rsid w:val="00F235AA"/>
    <w:rsid w:val="00F23879"/>
    <w:rsid w:val="00F239A9"/>
    <w:rsid w:val="00F23B3B"/>
    <w:rsid w:val="00F23B71"/>
    <w:rsid w:val="00F24BE5"/>
    <w:rsid w:val="00F25595"/>
    <w:rsid w:val="00F255C1"/>
    <w:rsid w:val="00F25FCF"/>
    <w:rsid w:val="00F26ECB"/>
    <w:rsid w:val="00F27C3C"/>
    <w:rsid w:val="00F309E2"/>
    <w:rsid w:val="00F30C23"/>
    <w:rsid w:val="00F31155"/>
    <w:rsid w:val="00F31B52"/>
    <w:rsid w:val="00F31D98"/>
    <w:rsid w:val="00F32383"/>
    <w:rsid w:val="00F32A32"/>
    <w:rsid w:val="00F337FC"/>
    <w:rsid w:val="00F33C17"/>
    <w:rsid w:val="00F35BE4"/>
    <w:rsid w:val="00F3660C"/>
    <w:rsid w:val="00F36E40"/>
    <w:rsid w:val="00F370C0"/>
    <w:rsid w:val="00F371B4"/>
    <w:rsid w:val="00F37CF6"/>
    <w:rsid w:val="00F403B1"/>
    <w:rsid w:val="00F4074E"/>
    <w:rsid w:val="00F4256A"/>
    <w:rsid w:val="00F42A3A"/>
    <w:rsid w:val="00F42A3C"/>
    <w:rsid w:val="00F43212"/>
    <w:rsid w:val="00F436F5"/>
    <w:rsid w:val="00F44861"/>
    <w:rsid w:val="00F463E9"/>
    <w:rsid w:val="00F4693E"/>
    <w:rsid w:val="00F46A4C"/>
    <w:rsid w:val="00F46B16"/>
    <w:rsid w:val="00F46EC1"/>
    <w:rsid w:val="00F47826"/>
    <w:rsid w:val="00F47D65"/>
    <w:rsid w:val="00F50000"/>
    <w:rsid w:val="00F502A6"/>
    <w:rsid w:val="00F502DA"/>
    <w:rsid w:val="00F50769"/>
    <w:rsid w:val="00F50DAE"/>
    <w:rsid w:val="00F51C36"/>
    <w:rsid w:val="00F52F2E"/>
    <w:rsid w:val="00F5305C"/>
    <w:rsid w:val="00F5370D"/>
    <w:rsid w:val="00F53CB1"/>
    <w:rsid w:val="00F5433C"/>
    <w:rsid w:val="00F548D3"/>
    <w:rsid w:val="00F5562A"/>
    <w:rsid w:val="00F56C38"/>
    <w:rsid w:val="00F57E8A"/>
    <w:rsid w:val="00F60EBF"/>
    <w:rsid w:val="00F614D9"/>
    <w:rsid w:val="00F6221A"/>
    <w:rsid w:val="00F65398"/>
    <w:rsid w:val="00F66344"/>
    <w:rsid w:val="00F66845"/>
    <w:rsid w:val="00F67473"/>
    <w:rsid w:val="00F6747F"/>
    <w:rsid w:val="00F67BD5"/>
    <w:rsid w:val="00F709C2"/>
    <w:rsid w:val="00F70EEC"/>
    <w:rsid w:val="00F71B1F"/>
    <w:rsid w:val="00F71B73"/>
    <w:rsid w:val="00F71D85"/>
    <w:rsid w:val="00F71F72"/>
    <w:rsid w:val="00F73715"/>
    <w:rsid w:val="00F756D5"/>
    <w:rsid w:val="00F75C75"/>
    <w:rsid w:val="00F7722D"/>
    <w:rsid w:val="00F8081F"/>
    <w:rsid w:val="00F81243"/>
    <w:rsid w:val="00F8172B"/>
    <w:rsid w:val="00F82B98"/>
    <w:rsid w:val="00F831AA"/>
    <w:rsid w:val="00F85081"/>
    <w:rsid w:val="00F85E94"/>
    <w:rsid w:val="00F86345"/>
    <w:rsid w:val="00F908BA"/>
    <w:rsid w:val="00F9240C"/>
    <w:rsid w:val="00F92864"/>
    <w:rsid w:val="00F92DC9"/>
    <w:rsid w:val="00F93361"/>
    <w:rsid w:val="00F94D06"/>
    <w:rsid w:val="00F95595"/>
    <w:rsid w:val="00F96133"/>
    <w:rsid w:val="00F9625C"/>
    <w:rsid w:val="00F96C5D"/>
    <w:rsid w:val="00F9734D"/>
    <w:rsid w:val="00F97D3D"/>
    <w:rsid w:val="00FA14EF"/>
    <w:rsid w:val="00FA153D"/>
    <w:rsid w:val="00FA1788"/>
    <w:rsid w:val="00FA20A3"/>
    <w:rsid w:val="00FA3016"/>
    <w:rsid w:val="00FA3DA8"/>
    <w:rsid w:val="00FA3E4F"/>
    <w:rsid w:val="00FA61EC"/>
    <w:rsid w:val="00FA6A82"/>
    <w:rsid w:val="00FA6FB6"/>
    <w:rsid w:val="00FB07A9"/>
    <w:rsid w:val="00FB0D28"/>
    <w:rsid w:val="00FB12C8"/>
    <w:rsid w:val="00FB1932"/>
    <w:rsid w:val="00FB1C12"/>
    <w:rsid w:val="00FB1E95"/>
    <w:rsid w:val="00FB23A5"/>
    <w:rsid w:val="00FB2D18"/>
    <w:rsid w:val="00FB39C6"/>
    <w:rsid w:val="00FB4687"/>
    <w:rsid w:val="00FB48C2"/>
    <w:rsid w:val="00FB4D2E"/>
    <w:rsid w:val="00FB686D"/>
    <w:rsid w:val="00FB68E9"/>
    <w:rsid w:val="00FC03B6"/>
    <w:rsid w:val="00FC07D6"/>
    <w:rsid w:val="00FC1E32"/>
    <w:rsid w:val="00FC1E86"/>
    <w:rsid w:val="00FC259D"/>
    <w:rsid w:val="00FC2830"/>
    <w:rsid w:val="00FC2A69"/>
    <w:rsid w:val="00FC3AE4"/>
    <w:rsid w:val="00FC3C3D"/>
    <w:rsid w:val="00FC3D2C"/>
    <w:rsid w:val="00FC40DD"/>
    <w:rsid w:val="00FC47A8"/>
    <w:rsid w:val="00FC5FDB"/>
    <w:rsid w:val="00FC6234"/>
    <w:rsid w:val="00FD12C5"/>
    <w:rsid w:val="00FD1A8B"/>
    <w:rsid w:val="00FD1EEE"/>
    <w:rsid w:val="00FD2237"/>
    <w:rsid w:val="00FD43C3"/>
    <w:rsid w:val="00FD4E43"/>
    <w:rsid w:val="00FD53A5"/>
    <w:rsid w:val="00FD5B41"/>
    <w:rsid w:val="00FD5B7E"/>
    <w:rsid w:val="00FD5DD1"/>
    <w:rsid w:val="00FD7C50"/>
    <w:rsid w:val="00FE0708"/>
    <w:rsid w:val="00FE0B50"/>
    <w:rsid w:val="00FE0CE8"/>
    <w:rsid w:val="00FE362B"/>
    <w:rsid w:val="00FE365A"/>
    <w:rsid w:val="00FE36DB"/>
    <w:rsid w:val="00FE471B"/>
    <w:rsid w:val="00FE49BC"/>
    <w:rsid w:val="00FE4B51"/>
    <w:rsid w:val="00FE4ED6"/>
    <w:rsid w:val="00FE57E5"/>
    <w:rsid w:val="00FE6448"/>
    <w:rsid w:val="00FE7315"/>
    <w:rsid w:val="00FE745C"/>
    <w:rsid w:val="00FE7480"/>
    <w:rsid w:val="00FF10F0"/>
    <w:rsid w:val="00FF2A25"/>
    <w:rsid w:val="00FF3516"/>
    <w:rsid w:val="00FF47E2"/>
    <w:rsid w:val="00FF47FB"/>
    <w:rsid w:val="00FF48A9"/>
    <w:rsid w:val="00FF4934"/>
    <w:rsid w:val="00FF4E4E"/>
    <w:rsid w:val="00FF5278"/>
    <w:rsid w:val="00FF6000"/>
    <w:rsid w:val="00FF6D6D"/>
    <w:rsid w:val="00FF72EE"/>
    <w:rsid w:val="00FF7FD5"/>
    <w:rsid w:val="045763D9"/>
    <w:rsid w:val="07015CBB"/>
    <w:rsid w:val="193006AE"/>
    <w:rsid w:val="2352501A"/>
    <w:rsid w:val="23547CBB"/>
    <w:rsid w:val="39B6306E"/>
    <w:rsid w:val="3FEB9DE9"/>
    <w:rsid w:val="45406F01"/>
    <w:rsid w:val="49CD671F"/>
    <w:rsid w:val="5FEDE796"/>
    <w:rsid w:val="699C59A3"/>
    <w:rsid w:val="6E2C0351"/>
    <w:rsid w:val="6E8B6D0A"/>
    <w:rsid w:val="6FBF4EB2"/>
    <w:rsid w:val="7DF34BB1"/>
    <w:rsid w:val="FB77D9C3"/>
    <w:rsid w:val="FFBF929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tabs>
        <w:tab w:val="left" w:pos="432"/>
      </w:tabs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tabs>
        <w:tab w:val="left" w:pos="432"/>
        <w:tab w:val="left" w:pos="576"/>
      </w:tabs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numPr>
        <w:ilvl w:val="3"/>
        <w:numId w:val="1"/>
      </w:numPr>
      <w:tabs>
        <w:tab w:val="left" w:pos="432"/>
      </w:tabs>
      <w:spacing w:before="100" w:beforeAutospacing="1" w:after="100" w:afterAutospacing="1" w:line="360" w:lineRule="auto"/>
      <w:outlineLvl w:val="3"/>
    </w:pPr>
    <w:rPr>
      <w:rFonts w:ascii="Arial" w:hAnsi="Arial" w:eastAsia="仿宋_GB2312"/>
      <w:b/>
      <w:bCs/>
      <w:sz w:val="28"/>
      <w:szCs w:val="28"/>
    </w:rPr>
  </w:style>
  <w:style w:type="paragraph" w:styleId="6">
    <w:name w:val="heading 5"/>
    <w:basedOn w:val="1"/>
    <w:next w:val="1"/>
    <w:link w:val="45"/>
    <w:qFormat/>
    <w:uiPriority w:val="0"/>
    <w:pPr>
      <w:keepNext/>
      <w:keepLines/>
      <w:numPr>
        <w:ilvl w:val="4"/>
        <w:numId w:val="1"/>
      </w:numPr>
      <w:spacing w:before="280" w:after="290" w:line="360" w:lineRule="auto"/>
      <w:ind w:left="200" w:leftChars="200" w:firstLine="0"/>
      <w:outlineLvl w:val="4"/>
    </w:pPr>
    <w:rPr>
      <w:rFonts w:ascii="Times New Roman" w:hAnsi="Times New Roman" w:eastAsia="仿宋_GB2312"/>
      <w:b/>
      <w:bCs/>
      <w:sz w:val="28"/>
      <w:szCs w:val="28"/>
    </w:rPr>
  </w:style>
  <w:style w:type="paragraph" w:styleId="7">
    <w:name w:val="heading 6"/>
    <w:basedOn w:val="1"/>
    <w:next w:val="1"/>
    <w:link w:val="46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47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9">
    <w:name w:val="heading 8"/>
    <w:basedOn w:val="1"/>
    <w:next w:val="1"/>
    <w:link w:val="48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49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 w:val="24"/>
      <w:szCs w:val="21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59"/>
    <w:qFormat/>
    <w:uiPriority w:val="0"/>
    <w:pPr>
      <w:ind w:firstLine="420" w:firstLineChars="200"/>
    </w:pPr>
    <w:rPr>
      <w:rFonts w:ascii="Times New Roman" w:hAnsi="Times New Roman"/>
      <w:szCs w:val="24"/>
    </w:rPr>
  </w:style>
  <w:style w:type="paragraph" w:styleId="12">
    <w:name w:val="List Bullet"/>
    <w:basedOn w:val="1"/>
    <w:qFormat/>
    <w:uiPriority w:val="0"/>
    <w:pPr>
      <w:numPr>
        <w:ilvl w:val="0"/>
        <w:numId w:val="2"/>
      </w:numPr>
      <w:adjustRightInd w:val="0"/>
      <w:spacing w:line="360" w:lineRule="auto"/>
    </w:pPr>
    <w:rPr>
      <w:rFonts w:ascii="Times New Roman" w:hAnsi="Times New Roman"/>
      <w:kern w:val="0"/>
      <w:szCs w:val="20"/>
    </w:rPr>
  </w:style>
  <w:style w:type="paragraph" w:styleId="13">
    <w:name w:val="Document Map"/>
    <w:basedOn w:val="1"/>
    <w:link w:val="51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8"/>
    <w:unhideWhenUsed/>
    <w:qFormat/>
    <w:uiPriority w:val="99"/>
    <w:pPr>
      <w:jc w:val="left"/>
    </w:pPr>
  </w:style>
  <w:style w:type="paragraph" w:styleId="15">
    <w:name w:val="Body Text"/>
    <w:basedOn w:val="1"/>
    <w:link w:val="55"/>
    <w:qFormat/>
    <w:uiPriority w:val="0"/>
    <w:pPr>
      <w:spacing w:after="120"/>
    </w:pPr>
    <w:rPr>
      <w:rFonts w:ascii="Times New Roman" w:hAnsi="Times New Roman"/>
      <w:szCs w:val="24"/>
    </w:rPr>
  </w:style>
  <w:style w:type="paragraph" w:styleId="16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7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18">
    <w:name w:val="Balloon Text"/>
    <w:basedOn w:val="1"/>
    <w:link w:val="53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styleId="22">
    <w:name w:val="toc 4"/>
    <w:basedOn w:val="1"/>
    <w:next w:val="1"/>
    <w:qFormat/>
    <w:uiPriority w:val="39"/>
    <w:pPr>
      <w:spacing w:line="360" w:lineRule="auto"/>
      <w:ind w:left="1260" w:leftChars="600"/>
    </w:pPr>
    <w:rPr>
      <w:rFonts w:ascii="Times New Roman" w:hAnsi="Times New Roman"/>
      <w:szCs w:val="24"/>
    </w:rPr>
  </w:style>
  <w:style w:type="paragraph" w:styleId="23">
    <w:name w:val="Subtitle"/>
    <w:basedOn w:val="1"/>
    <w:link w:val="38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  <w:szCs w:val="24"/>
    </w:rPr>
  </w:style>
  <w:style w:type="paragraph" w:styleId="24">
    <w:name w:val="toc 2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25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6">
    <w:name w:val="index 1"/>
    <w:basedOn w:val="1"/>
    <w:next w:val="1"/>
    <w:semiHidden/>
    <w:qFormat/>
    <w:uiPriority w:val="0"/>
    <w:pPr>
      <w:adjustRightInd w:val="0"/>
      <w:spacing w:line="312" w:lineRule="atLeast"/>
      <w:textAlignment w:val="baseline"/>
    </w:pPr>
    <w:rPr>
      <w:rFonts w:ascii="Times New Roman" w:hAnsi="Times New Roman"/>
      <w:kern w:val="0"/>
      <w:szCs w:val="20"/>
    </w:rPr>
  </w:style>
  <w:style w:type="paragraph" w:styleId="27">
    <w:name w:val="annotation subject"/>
    <w:basedOn w:val="14"/>
    <w:next w:val="14"/>
    <w:link w:val="60"/>
    <w:unhideWhenUsed/>
    <w:qFormat/>
    <w:uiPriority w:val="99"/>
    <w:rPr>
      <w:b/>
      <w:bCs/>
    </w:rPr>
  </w:style>
  <w:style w:type="paragraph" w:styleId="28">
    <w:name w:val="Body Text First Indent"/>
    <w:basedOn w:val="15"/>
    <w:link w:val="70"/>
    <w:unhideWhenUsed/>
    <w:qFormat/>
    <w:uiPriority w:val="0"/>
    <w:pPr>
      <w:spacing w:line="240" w:lineRule="atLeast"/>
      <w:ind w:firstLine="420" w:firstLineChars="100"/>
      <w:jc w:val="left"/>
    </w:pPr>
    <w:rPr>
      <w:rFonts w:ascii="Calibri" w:hAnsi="Calibri" w:eastAsia="仿宋_GB2312"/>
      <w:sz w:val="24"/>
      <w:szCs w:val="21"/>
    </w:rPr>
  </w:style>
  <w:style w:type="table" w:styleId="30">
    <w:name w:val="Table Grid"/>
    <w:basedOn w:val="2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basedOn w:val="31"/>
    <w:qFormat/>
    <w:uiPriority w:val="0"/>
    <w:rPr>
      <w:b/>
      <w:bCs/>
    </w:rPr>
  </w:style>
  <w:style w:type="character" w:styleId="33">
    <w:name w:val="Hyperlink"/>
    <w:basedOn w:val="31"/>
    <w:unhideWhenUsed/>
    <w:qFormat/>
    <w:uiPriority w:val="99"/>
    <w:rPr>
      <w:color w:val="0000FF"/>
      <w:u w:val="single"/>
    </w:rPr>
  </w:style>
  <w:style w:type="character" w:styleId="34">
    <w:name w:val="annotation reference"/>
    <w:basedOn w:val="31"/>
    <w:unhideWhenUsed/>
    <w:qFormat/>
    <w:uiPriority w:val="99"/>
    <w:rPr>
      <w:sz w:val="21"/>
      <w:szCs w:val="21"/>
    </w:rPr>
  </w:style>
  <w:style w:type="character" w:customStyle="1" w:styleId="35">
    <w:name w:val="页眉 字符"/>
    <w:basedOn w:val="31"/>
    <w:link w:val="20"/>
    <w:qFormat/>
    <w:uiPriority w:val="99"/>
    <w:rPr>
      <w:sz w:val="18"/>
      <w:szCs w:val="18"/>
    </w:rPr>
  </w:style>
  <w:style w:type="character" w:customStyle="1" w:styleId="36">
    <w:name w:val="页脚 字符"/>
    <w:basedOn w:val="31"/>
    <w:link w:val="19"/>
    <w:qFormat/>
    <w:uiPriority w:val="99"/>
    <w:rPr>
      <w:sz w:val="18"/>
      <w:szCs w:val="18"/>
    </w:rPr>
  </w:style>
  <w:style w:type="paragraph" w:customStyle="1" w:styleId="37">
    <w:name w:val="主标题"/>
    <w:basedOn w:val="1"/>
    <w:qFormat/>
    <w:uiPriority w:val="0"/>
    <w:pPr>
      <w:spacing w:line="300" w:lineRule="auto"/>
      <w:ind w:firstLine="200" w:firstLineChars="200"/>
      <w:jc w:val="center"/>
    </w:pPr>
    <w:rPr>
      <w:rFonts w:ascii="Arial Black" w:hAnsi="Arial Black" w:eastAsia="黑体"/>
      <w:b/>
      <w:sz w:val="48"/>
      <w:szCs w:val="24"/>
    </w:rPr>
  </w:style>
  <w:style w:type="character" w:customStyle="1" w:styleId="38">
    <w:name w:val="副标题 字符"/>
    <w:basedOn w:val="31"/>
    <w:link w:val="23"/>
    <w:qFormat/>
    <w:uiPriority w:val="0"/>
    <w:rPr>
      <w:rFonts w:ascii="Arial" w:hAnsi="Arial" w:eastAsia="黑体"/>
      <w:b/>
      <w:kern w:val="2"/>
      <w:sz w:val="30"/>
      <w:szCs w:val="24"/>
    </w:rPr>
  </w:style>
  <w:style w:type="paragraph" w:customStyle="1" w:styleId="39">
    <w:name w:val="表头文字"/>
    <w:basedOn w:val="1"/>
    <w:qFormat/>
    <w:uiPriority w:val="0"/>
    <w:pPr>
      <w:jc w:val="center"/>
    </w:pPr>
    <w:rPr>
      <w:rFonts w:ascii="Times New Roman" w:hAnsi="Times New Roman"/>
      <w:b/>
      <w:bCs/>
      <w:szCs w:val="24"/>
    </w:rPr>
  </w:style>
  <w:style w:type="paragraph" w:customStyle="1" w:styleId="40">
    <w:name w:val="表格文字"/>
    <w:basedOn w:val="1"/>
    <w:qFormat/>
    <w:uiPriority w:val="0"/>
    <w:rPr>
      <w:rFonts w:ascii="Times New Roman" w:hAnsi="Times New Roman"/>
      <w:szCs w:val="24"/>
    </w:rPr>
  </w:style>
  <w:style w:type="character" w:customStyle="1" w:styleId="41">
    <w:name w:val="标题 1 字符"/>
    <w:basedOn w:val="31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  <w:style w:type="character" w:customStyle="1" w:styleId="42">
    <w:name w:val="标题 2 字符"/>
    <w:basedOn w:val="31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43">
    <w:name w:val="标题 3 字符"/>
    <w:basedOn w:val="31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44">
    <w:name w:val="标题 4 字符"/>
    <w:basedOn w:val="31"/>
    <w:link w:val="5"/>
    <w:qFormat/>
    <w:uiPriority w:val="0"/>
    <w:rPr>
      <w:rFonts w:ascii="Arial" w:hAnsi="Arial" w:eastAsia="仿宋_GB2312"/>
      <w:b/>
      <w:bCs/>
      <w:kern w:val="2"/>
      <w:sz w:val="28"/>
      <w:szCs w:val="28"/>
    </w:rPr>
  </w:style>
  <w:style w:type="character" w:customStyle="1" w:styleId="45">
    <w:name w:val="标题 5 字符"/>
    <w:basedOn w:val="31"/>
    <w:link w:val="6"/>
    <w:qFormat/>
    <w:uiPriority w:val="0"/>
    <w:rPr>
      <w:rFonts w:ascii="Times New Roman" w:hAnsi="Times New Roman" w:eastAsia="仿宋_GB2312"/>
      <w:b/>
      <w:bCs/>
      <w:kern w:val="2"/>
      <w:sz w:val="28"/>
      <w:szCs w:val="28"/>
    </w:rPr>
  </w:style>
  <w:style w:type="character" w:customStyle="1" w:styleId="46">
    <w:name w:val="标题 6 字符"/>
    <w:basedOn w:val="31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7">
    <w:name w:val="标题 7 字符"/>
    <w:basedOn w:val="31"/>
    <w:link w:val="8"/>
    <w:qFormat/>
    <w:uiPriority w:val="0"/>
    <w:rPr>
      <w:rFonts w:ascii="Times New Roman" w:hAnsi="Times New Roman"/>
      <w:b/>
      <w:bCs/>
      <w:kern w:val="2"/>
      <w:sz w:val="24"/>
      <w:szCs w:val="24"/>
    </w:rPr>
  </w:style>
  <w:style w:type="character" w:customStyle="1" w:styleId="48">
    <w:name w:val="标题 8 字符"/>
    <w:basedOn w:val="31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49">
    <w:name w:val="标题 9 字符"/>
    <w:basedOn w:val="31"/>
    <w:link w:val="10"/>
    <w:qFormat/>
    <w:uiPriority w:val="0"/>
    <w:rPr>
      <w:rFonts w:ascii="Arial" w:hAnsi="Arial" w:eastAsia="黑体"/>
      <w:kern w:val="2"/>
      <w:sz w:val="24"/>
      <w:szCs w:val="21"/>
    </w:rPr>
  </w:style>
  <w:style w:type="paragraph" w:customStyle="1" w:styleId="50">
    <w:name w:val="样式2"/>
    <w:basedOn w:val="1"/>
    <w:qFormat/>
    <w:uiPriority w:val="0"/>
    <w:pPr>
      <w:tabs>
        <w:tab w:val="left" w:pos="840"/>
      </w:tabs>
      <w:ind w:left="840" w:hanging="420"/>
    </w:pPr>
    <w:rPr>
      <w:rFonts w:ascii="Times New Roman" w:hAnsi="Times New Roman"/>
      <w:szCs w:val="24"/>
    </w:rPr>
  </w:style>
  <w:style w:type="character" w:customStyle="1" w:styleId="51">
    <w:name w:val="文档结构图 字符"/>
    <w:basedOn w:val="31"/>
    <w:link w:val="13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52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53">
    <w:name w:val="批注框文本 字符"/>
    <w:basedOn w:val="31"/>
    <w:link w:val="18"/>
    <w:semiHidden/>
    <w:qFormat/>
    <w:uiPriority w:val="99"/>
    <w:rPr>
      <w:kern w:val="2"/>
      <w:sz w:val="18"/>
      <w:szCs w:val="18"/>
    </w:rPr>
  </w:style>
  <w:style w:type="paragraph" w:customStyle="1" w:styleId="54">
    <w:name w:val="首行缩进-S"/>
    <w:basedOn w:val="1"/>
    <w:qFormat/>
    <w:uiPriority w:val="0"/>
    <w:pPr>
      <w:spacing w:line="360" w:lineRule="auto"/>
      <w:ind w:firstLine="473" w:firstLineChars="225"/>
    </w:pPr>
    <w:rPr>
      <w:rFonts w:ascii="宋体" w:hAnsi="宋体"/>
      <w:szCs w:val="21"/>
    </w:rPr>
  </w:style>
  <w:style w:type="character" w:customStyle="1" w:styleId="55">
    <w:name w:val="正文文本 字符"/>
    <w:basedOn w:val="31"/>
    <w:link w:val="15"/>
    <w:qFormat/>
    <w:uiPriority w:val="0"/>
    <w:rPr>
      <w:rFonts w:ascii="Times New Roman" w:hAnsi="Times New Roman"/>
      <w:kern w:val="2"/>
      <w:sz w:val="21"/>
      <w:szCs w:val="24"/>
    </w:rPr>
  </w:style>
  <w:style w:type="paragraph" w:customStyle="1" w:styleId="56">
    <w:name w:val="Char"/>
    <w:basedOn w:val="1"/>
    <w:qFormat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57">
    <w:name w:val="列表段落1"/>
    <w:basedOn w:val="1"/>
    <w:qFormat/>
    <w:uiPriority w:val="34"/>
    <w:pPr>
      <w:ind w:firstLine="420" w:firstLineChars="200"/>
    </w:pPr>
  </w:style>
  <w:style w:type="character" w:customStyle="1" w:styleId="58">
    <w:name w:val="批注文字 字符"/>
    <w:basedOn w:val="31"/>
    <w:link w:val="14"/>
    <w:qFormat/>
    <w:uiPriority w:val="99"/>
    <w:rPr>
      <w:kern w:val="2"/>
      <w:sz w:val="21"/>
      <w:szCs w:val="22"/>
    </w:rPr>
  </w:style>
  <w:style w:type="character" w:customStyle="1" w:styleId="59">
    <w:name w:val="正文缩进 字符"/>
    <w:basedOn w:val="31"/>
    <w:link w:val="11"/>
    <w:qFormat/>
    <w:uiPriority w:val="0"/>
    <w:rPr>
      <w:rFonts w:ascii="Times New Roman" w:hAnsi="Times New Roman"/>
      <w:kern w:val="2"/>
      <w:sz w:val="21"/>
      <w:szCs w:val="24"/>
    </w:rPr>
  </w:style>
  <w:style w:type="character" w:customStyle="1" w:styleId="60">
    <w:name w:val="批注主题 字符"/>
    <w:basedOn w:val="58"/>
    <w:link w:val="27"/>
    <w:semiHidden/>
    <w:qFormat/>
    <w:uiPriority w:val="99"/>
    <w:rPr>
      <w:b/>
      <w:bCs/>
      <w:kern w:val="2"/>
      <w:sz w:val="21"/>
      <w:szCs w:val="22"/>
    </w:rPr>
  </w:style>
  <w:style w:type="paragraph" w:customStyle="1" w:styleId="61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默认段落字体 Char Char Char"/>
    <w:basedOn w:val="1"/>
    <w:next w:val="1"/>
    <w:qFormat/>
    <w:uiPriority w:val="0"/>
    <w:rPr>
      <w:rFonts w:ascii="Tahoma" w:hAnsi="Tahoma"/>
      <w:sz w:val="24"/>
      <w:szCs w:val="24"/>
    </w:rPr>
  </w:style>
  <w:style w:type="paragraph" w:customStyle="1" w:styleId="63">
    <w:name w:val="默认段落字体 Para Char Char Char Char Char Char Char Char Char1 Char Char Char Char Char Char Char"/>
    <w:basedOn w:val="13"/>
    <w:qFormat/>
    <w:uiPriority w:val="0"/>
    <w:pPr>
      <w:shd w:val="clear" w:color="auto" w:fill="000080"/>
      <w:ind w:firstLine="200" w:firstLineChars="200"/>
      <w:jc w:val="left"/>
    </w:pPr>
    <w:rPr>
      <w:rFonts w:ascii="Tahoma" w:hAnsi="Tahoma"/>
      <w:sz w:val="24"/>
      <w:szCs w:val="24"/>
    </w:rPr>
  </w:style>
  <w:style w:type="paragraph" w:customStyle="1" w:styleId="64">
    <w:name w:val="Char1 Char Char Char"/>
    <w:basedOn w:val="1"/>
    <w:qFormat/>
    <w:uiPriority w:val="0"/>
    <w:rPr>
      <w:rFonts w:ascii="Tahoma" w:hAnsi="Tahoma"/>
      <w:sz w:val="24"/>
      <w:szCs w:val="20"/>
    </w:rPr>
  </w:style>
  <w:style w:type="character" w:customStyle="1" w:styleId="65">
    <w:name w:val="contenttdcss"/>
    <w:basedOn w:val="31"/>
    <w:qFormat/>
    <w:uiPriority w:val="0"/>
  </w:style>
  <w:style w:type="paragraph" w:customStyle="1" w:styleId="66">
    <w:name w:val="Char1"/>
    <w:basedOn w:val="1"/>
    <w:next w:val="1"/>
    <w:qFormat/>
    <w:uiPriority w:val="0"/>
    <w:rPr>
      <w:rFonts w:ascii="Tahoma" w:hAnsi="Tahoma"/>
      <w:sz w:val="24"/>
      <w:szCs w:val="20"/>
    </w:rPr>
  </w:style>
  <w:style w:type="paragraph" w:customStyle="1" w:styleId="67">
    <w:name w:val="样式3"/>
    <w:basedOn w:val="1"/>
    <w:link w:val="68"/>
    <w:qFormat/>
    <w:uiPriority w:val="0"/>
    <w:pPr>
      <w:numPr>
        <w:ilvl w:val="0"/>
        <w:numId w:val="3"/>
      </w:numPr>
      <w:spacing w:line="360" w:lineRule="auto"/>
    </w:pPr>
    <w:rPr>
      <w:rFonts w:ascii="仿宋" w:hAnsi="仿宋" w:eastAsia="仿宋" w:cs="Times"/>
      <w:sz w:val="24"/>
      <w:szCs w:val="24"/>
    </w:rPr>
  </w:style>
  <w:style w:type="character" w:customStyle="1" w:styleId="68">
    <w:name w:val="样式3 Char"/>
    <w:link w:val="67"/>
    <w:qFormat/>
    <w:uiPriority w:val="0"/>
    <w:rPr>
      <w:rFonts w:ascii="仿宋" w:hAnsi="仿宋" w:eastAsia="仿宋" w:cs="Times"/>
      <w:kern w:val="2"/>
      <w:sz w:val="24"/>
      <w:szCs w:val="24"/>
    </w:rPr>
  </w:style>
  <w:style w:type="paragraph" w:customStyle="1" w:styleId="69">
    <w:name w:val="文档类别"/>
    <w:basedOn w:val="1"/>
    <w:qFormat/>
    <w:uiPriority w:val="0"/>
    <w:pPr>
      <w:spacing w:line="360" w:lineRule="auto"/>
      <w:jc w:val="center"/>
    </w:pPr>
    <w:rPr>
      <w:rFonts w:ascii="华文楷体" w:hAnsi="Times New Roman" w:eastAsia="华文楷体" w:cs="宋体"/>
      <w:b/>
      <w:bCs/>
      <w:sz w:val="48"/>
      <w:szCs w:val="20"/>
    </w:rPr>
  </w:style>
  <w:style w:type="character" w:customStyle="1" w:styleId="70">
    <w:name w:val="正文文本首行缩进 字符"/>
    <w:basedOn w:val="55"/>
    <w:link w:val="28"/>
    <w:qFormat/>
    <w:uiPriority w:val="0"/>
    <w:rPr>
      <w:rFonts w:ascii="Times New Roman" w:hAnsi="Times New Roman" w:eastAsia="仿宋_GB2312"/>
      <w:kern w:val="2"/>
      <w:sz w:val="24"/>
      <w:szCs w:val="21"/>
    </w:rPr>
  </w:style>
  <w:style w:type="paragraph" w:customStyle="1" w:styleId="71">
    <w:name w:val="标准称谓"/>
    <w:next w:val="1"/>
    <w:qFormat/>
    <w:uiPriority w:val="0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z w:val="52"/>
      <w:lang w:val="en-US" w:eastAsia="zh-CN" w:bidi="ar-SA"/>
    </w:rPr>
  </w:style>
  <w:style w:type="paragraph" w:customStyle="1" w:styleId="72">
    <w:name w:val="表格首行"/>
    <w:basedOn w:val="1"/>
    <w:qFormat/>
    <w:uiPriority w:val="0"/>
    <w:pPr>
      <w:jc w:val="center"/>
    </w:pPr>
    <w:rPr>
      <w:rFonts w:ascii="宋体" w:hAnsi="宋体"/>
      <w:szCs w:val="24"/>
    </w:rPr>
  </w:style>
  <w:style w:type="paragraph" w:customStyle="1" w:styleId="73">
    <w:name w:val="表格正文"/>
    <w:basedOn w:val="1"/>
    <w:qFormat/>
    <w:uiPriority w:val="0"/>
    <w:pPr>
      <w:tabs>
        <w:tab w:val="left" w:pos="360"/>
      </w:tabs>
      <w:snapToGrid w:val="0"/>
      <w:spacing w:line="300" w:lineRule="auto"/>
      <w:ind w:left="252" w:hanging="252"/>
    </w:pPr>
    <w:rPr>
      <w:rFonts w:ascii="Times New Roman" w:hAnsi="Times New Roman"/>
      <w:szCs w:val="24"/>
    </w:rPr>
  </w:style>
  <w:style w:type="paragraph" w:customStyle="1" w:styleId="74">
    <w:name w:val="小标题"/>
    <w:basedOn w:val="1"/>
    <w:next w:val="11"/>
    <w:qFormat/>
    <w:uiPriority w:val="0"/>
    <w:pPr>
      <w:numPr>
        <w:ilvl w:val="0"/>
        <w:numId w:val="4"/>
      </w:numPr>
      <w:spacing w:afterLines="50" w:line="360" w:lineRule="auto"/>
    </w:pPr>
    <w:rPr>
      <w:rFonts w:ascii="Times New Roman" w:hAnsi="Times New Roman"/>
      <w:b/>
      <w:szCs w:val="24"/>
    </w:rPr>
  </w:style>
  <w:style w:type="character" w:customStyle="1" w:styleId="75">
    <w:name w:val="占位符文本1"/>
    <w:basedOn w:val="31"/>
    <w:semiHidden/>
    <w:qFormat/>
    <w:uiPriority w:val="99"/>
    <w:rPr>
      <w:color w:val="808080"/>
    </w:rPr>
  </w:style>
  <w:style w:type="paragraph" w:customStyle="1" w:styleId="76">
    <w:name w:val="a0"/>
    <w:basedOn w:val="1"/>
    <w:qFormat/>
    <w:uiPriority w:val="0"/>
    <w:rPr>
      <w:rFonts w:ascii="Times New Roman" w:hAnsi="Times New Roman"/>
      <w:szCs w:val="20"/>
    </w:rPr>
  </w:style>
  <w:style w:type="paragraph" w:customStyle="1" w:styleId="77">
    <w:name w:val="a"/>
    <w:basedOn w:val="1"/>
    <w:qFormat/>
    <w:uiPriority w:val="0"/>
    <w:rPr>
      <w:rFonts w:ascii="Times New Roman" w:hAnsi="Times New Roman"/>
      <w:szCs w:val="20"/>
    </w:rPr>
  </w:style>
  <w:style w:type="character" w:customStyle="1" w:styleId="78">
    <w:name w:val="未处理的提及1"/>
    <w:basedOn w:val="31"/>
    <w:semiHidden/>
    <w:unhideWhenUsed/>
    <w:qFormat/>
    <w:uiPriority w:val="99"/>
    <w:rPr>
      <w:color w:val="605E5C"/>
      <w:shd w:val="clear" w:color="auto" w:fill="E1DFDD"/>
    </w:rPr>
  </w:style>
  <w:style w:type="paragraph" w:styleId="79">
    <w:name w:val="List Paragraph"/>
    <w:basedOn w:val="1"/>
    <w:qFormat/>
    <w:uiPriority w:val="34"/>
    <w:pPr>
      <w:ind w:firstLine="420" w:firstLineChars="200"/>
    </w:pPr>
  </w:style>
  <w:style w:type="character" w:styleId="80">
    <w:name w:val="Placeholder Text"/>
    <w:basedOn w:val="31"/>
    <w:unhideWhenUsed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hart" Target="charts/chart2.xml"/><Relationship Id="rId8" Type="http://schemas.openxmlformats.org/officeDocument/2006/relationships/chart" Target="charts/chart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&#24037;&#20316;\2022&#24180;&#24037;&#20316;\&#30740;&#21457;&#20132;&#20184;&#31649;&#29702;\&#30740;&#21457;&#20132;&#20184;&#27969;&#31243;\02-&#20132;&#20184;&#29289;&#27169;&#26495;\&#20248;&#21270;-202203\01-&#36719;&#20214;&#38656;&#27714;\&#25968;&#25454;.xlsx" TargetMode="External"/></Relationships>
</file>

<file path=word/charts/_rels/chart2.xml.rels><?xml version='1.0' encoding='UTF-8' standalone='yes'?>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&#24037;&#20316;\2022&#24180;&#24037;&#20316;\&#30740;&#21457;&#20132;&#20184;&#31649;&#29702;\&#30740;&#21457;&#20132;&#20184;&#27969;&#31243;\02-&#20132;&#20184;&#29289;&#27169;&#26495;\&#20248;&#21270;-202203\01-&#36719;&#20214;&#38656;&#27714;\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+mn-cs"/>
              </a:defRPr>
            </a:pPr>
            <a:r>
              <a:rPr lang="en-US" sz="1200">
                <a:latin typeface="微软雅黑" panose="020B0503020204020204" pitchFamily="2" charset="-122"/>
                <a:ea typeface="微软雅黑" panose="020B0503020204020204" pitchFamily="2" charset="-122"/>
              </a:rPr>
              <a:t>用户</a:t>
            </a:r>
            <a:r>
              <a:rPr lang="en-US" altLang="zh-CN" sz="1200">
                <a:latin typeface="微软雅黑" panose="020B0503020204020204" pitchFamily="2" charset="-122"/>
                <a:ea typeface="微软雅黑" panose="020B0503020204020204" pitchFamily="2" charset="-122"/>
              </a:rPr>
              <a:t>7</a:t>
            </a:r>
            <a:r>
              <a:rPr lang="zh-CN" altLang="en-US" sz="1200">
                <a:latin typeface="微软雅黑" panose="020B0503020204020204" pitchFamily="2" charset="-122"/>
                <a:ea typeface="微软雅黑" panose="020B0503020204020204" pitchFamily="2" charset="-122"/>
              </a:rPr>
              <a:t>日</a:t>
            </a:r>
            <a:r>
              <a:rPr lang="zh-CN" sz="1200">
                <a:latin typeface="微软雅黑" panose="020B0503020204020204" pitchFamily="2" charset="-122"/>
                <a:ea typeface="微软雅黑" panose="020B0503020204020204" pitchFamily="2" charset="-122"/>
              </a:rPr>
              <a:t>访问</a:t>
            </a:r>
            <a:r>
              <a:rPr lang="zh-CN" altLang="en-US" sz="1200">
                <a:latin typeface="微软雅黑" panose="020B0503020204020204" pitchFamily="2" charset="-122"/>
                <a:ea typeface="微软雅黑" panose="020B0503020204020204" pitchFamily="2" charset="-122"/>
              </a:rPr>
              <a:t>集中度量化</a:t>
            </a:r>
            <a:r>
              <a:rPr lang="zh-CN" sz="1200">
                <a:latin typeface="微软雅黑" panose="020B0503020204020204" pitchFamily="2" charset="-122"/>
                <a:ea typeface="微软雅黑" panose="020B0503020204020204" pitchFamily="2" charset="-122"/>
              </a:rPr>
              <a:t>分布模型</a:t>
            </a:r>
            <a:endParaRPr lang="zh-CN" sz="1200">
              <a:latin typeface="微软雅黑" panose="020B0503020204020204" pitchFamily="2" charset="-122"/>
              <a:ea typeface="微软雅黑" panose="020B0503020204020204" pitchFamily="2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strRef>
              <c:f>Sheet1!$C$2:$J$2</c:f>
              <c:strCache>
                <c:ptCount val="8"/>
                <c:pt idx="0">
                  <c:v>Sun</c:v>
                </c:pt>
                <c:pt idx="1">
                  <c:v>Mon</c:v>
                </c:pt>
                <c:pt idx="2">
                  <c:v>Tues</c:v>
                </c:pt>
                <c:pt idx="3">
                  <c:v>Wed</c:v>
                </c:pt>
                <c:pt idx="4">
                  <c:v>Thur</c:v>
                </c:pt>
                <c:pt idx="5">
                  <c:v>Fri</c:v>
                </c:pt>
                <c:pt idx="6">
                  <c:v>Sat</c:v>
                </c:pt>
                <c:pt idx="7">
                  <c:v>Sun</c:v>
                </c:pt>
              </c:strCache>
            </c:strRef>
          </c:xVal>
          <c:yVal>
            <c:numRef>
              <c:f>Sheet1!$C$3:$J$3</c:f>
              <c:numCache>
                <c:formatCode>0_ </c:formatCode>
                <c:ptCount val="8"/>
                <c:pt idx="0">
                  <c:v>67</c:v>
                </c:pt>
                <c:pt idx="1">
                  <c:v>91</c:v>
                </c:pt>
                <c:pt idx="2">
                  <c:v>80</c:v>
                </c:pt>
                <c:pt idx="3">
                  <c:v>85</c:v>
                </c:pt>
                <c:pt idx="4">
                  <c:v>90</c:v>
                </c:pt>
                <c:pt idx="5">
                  <c:v>99</c:v>
                </c:pt>
                <c:pt idx="6">
                  <c:v>30</c:v>
                </c:pt>
                <c:pt idx="7">
                  <c:v>45</c:v>
                </c:pt>
              </c:numCache>
            </c:numRef>
          </c:y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2089046640"/>
        <c:axId val="2089048288"/>
      </c:scatterChart>
      <c:valAx>
        <c:axId val="2089046640"/>
        <c:scaling>
          <c:orientation val="minMax"/>
          <c:max val="8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-804]aaa;@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9048288"/>
        <c:crosses val="autoZero"/>
        <c:crossBetween val="midCat"/>
        <c:majorUnit val="1"/>
        <c:minorUnit val="1"/>
      </c:valAx>
      <c:valAx>
        <c:axId val="2089048288"/>
        <c:scaling>
          <c:orientation val="minMax"/>
          <c:max val="11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90466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835dac3-a343-45af-8db4-0d30713788c3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+mn-cs"/>
              </a:defRPr>
            </a:pPr>
            <a:r>
              <a:rPr lang="en-US" sz="1200">
                <a:latin typeface="微软雅黑" panose="020B0503020204020204" pitchFamily="2" charset="-122"/>
                <a:ea typeface="微软雅黑" panose="020B0503020204020204" pitchFamily="2" charset="-122"/>
              </a:rPr>
              <a:t>用户24</a:t>
            </a:r>
            <a:r>
              <a:rPr lang="zh-CN" sz="1200">
                <a:latin typeface="微软雅黑" panose="020B0503020204020204" pitchFamily="2" charset="-122"/>
                <a:ea typeface="微软雅黑" panose="020B0503020204020204" pitchFamily="2" charset="-122"/>
              </a:rPr>
              <a:t>小时访问</a:t>
            </a:r>
            <a:r>
              <a:rPr lang="zh-CN" altLang="en-US" sz="1200">
                <a:latin typeface="微软雅黑" panose="020B0503020204020204" pitchFamily="2" charset="-122"/>
                <a:ea typeface="微软雅黑" panose="020B0503020204020204" pitchFamily="2" charset="-122"/>
              </a:rPr>
              <a:t>集中度量化</a:t>
            </a:r>
            <a:r>
              <a:rPr lang="zh-CN" sz="1200">
                <a:latin typeface="微软雅黑" panose="020B0503020204020204" pitchFamily="2" charset="-122"/>
                <a:ea typeface="微软雅黑" panose="020B0503020204020204" pitchFamily="2" charset="-122"/>
              </a:rPr>
              <a:t>分布模型</a:t>
            </a:r>
            <a:endParaRPr lang="zh-CN" sz="1200">
              <a:latin typeface="微软雅黑" panose="020B0503020204020204" pitchFamily="2" charset="-122"/>
              <a:ea typeface="微软雅黑" panose="020B0503020204020204" pitchFamily="2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Sheet1!$C$21:$Z$21</c:f>
              <c:numCache>
                <c:formatCode>@</c:formatCode>
                <c:ptCount val="2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</c:numCache>
            </c:numRef>
          </c:xVal>
          <c:yVal>
            <c:numRef>
              <c:f>Sheet1!$C$22:$Z$22</c:f>
              <c:numCache>
                <c:formatCode>0_ </c:formatCode>
                <c:ptCount val="24"/>
                <c:pt idx="0">
                  <c:v>3</c:v>
                </c:pt>
                <c:pt idx="1">
                  <c:v>7</c:v>
                </c:pt>
                <c:pt idx="2">
                  <c:v>8</c:v>
                </c:pt>
                <c:pt idx="3">
                  <c:v>75</c:v>
                </c:pt>
                <c:pt idx="4">
                  <c:v>12</c:v>
                </c:pt>
                <c:pt idx="5">
                  <c:v>22</c:v>
                </c:pt>
                <c:pt idx="6">
                  <c:v>25</c:v>
                </c:pt>
                <c:pt idx="7">
                  <c:v>99</c:v>
                </c:pt>
                <c:pt idx="8">
                  <c:v>50</c:v>
                </c:pt>
                <c:pt idx="9">
                  <c:v>69</c:v>
                </c:pt>
                <c:pt idx="10">
                  <c:v>77</c:v>
                </c:pt>
                <c:pt idx="11">
                  <c:v>99</c:v>
                </c:pt>
                <c:pt idx="12">
                  <c:v>99</c:v>
                </c:pt>
                <c:pt idx="13">
                  <c:v>81</c:v>
                </c:pt>
                <c:pt idx="14">
                  <c:v>70</c:v>
                </c:pt>
                <c:pt idx="15">
                  <c:v>99</c:v>
                </c:pt>
                <c:pt idx="16">
                  <c:v>60</c:v>
                </c:pt>
                <c:pt idx="17">
                  <c:v>50</c:v>
                </c:pt>
                <c:pt idx="18">
                  <c:v>50</c:v>
                </c:pt>
                <c:pt idx="19">
                  <c:v>40</c:v>
                </c:pt>
                <c:pt idx="20">
                  <c:v>40</c:v>
                </c:pt>
                <c:pt idx="21">
                  <c:v>12</c:v>
                </c:pt>
                <c:pt idx="22">
                  <c:v>9</c:v>
                </c:pt>
                <c:pt idx="23">
                  <c:v>2</c:v>
                </c:pt>
              </c:numCache>
            </c:numRef>
          </c:yVal>
          <c:smooth val="1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2089046640"/>
        <c:axId val="2089048288"/>
      </c:scatterChart>
      <c:valAx>
        <c:axId val="2089046640"/>
        <c:scaling>
          <c:orientation val="minMax"/>
          <c:max val="24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9048288"/>
        <c:crosses val="autoZero"/>
        <c:crossBetween val="midCat"/>
        <c:majorUnit val="1"/>
        <c:minorUnit val="1"/>
      </c:valAx>
      <c:valAx>
        <c:axId val="2089048288"/>
        <c:scaling>
          <c:orientation val="minMax"/>
          <c:max val="11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90466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4cfb5c4-d285-4bd0-a418-92abba16763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17</Pages>
  <Words>250</Words>
  <Characters>407</Characters>
  <Lines>56</Lines>
  <Paragraphs>15</Paragraphs>
  <TotalTime>27</TotalTime>
  <ScaleCrop>false</ScaleCrop>
  <LinksUpToDate>false</LinksUpToDate>
  <CharactersWithSpaces>540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2023-11-01T10:43:00Z</dcterms:created>
  <dc:creator>BM_基线组</dc:creator>
  <cp:lastModifiedBy>小马过河</cp:lastModifiedBy>
  <dcterms:modified xsi:type="dcterms:W3CDTF">2026-03-04T09:05:23Z</dcterms:modified>
  <dc:title>中原银行_XX项目_XX系统</dc:title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eyJoZGlkIjoiNDhjZjEzYTdkYTNhMWM4NjQ4OGMwNWE5MTdmMWMzZTkiLCJ1c2VySWQiOiI4MTg3NDM3NjIifQ==</vt:lpwstr>
  </property>
  <property fmtid="{D5CDD505-2E9C-101B-9397-08002B2CF9AE}" pid="4" name="ICV">
    <vt:lpwstr>402C236B19B34AD2808C521C6020AA60_13</vt:lpwstr>
  </property>
</Properties>
</file>